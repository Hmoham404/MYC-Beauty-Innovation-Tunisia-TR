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8573B" w14:textId="142E894C" w:rsidR="00041680" w:rsidRDefault="00641F64">
      <w:pPr>
        <w:tabs>
          <w:tab w:val="left" w:pos="3705"/>
        </w:tabs>
        <w:spacing w:line="160" w:lineRule="atLeast"/>
        <w:ind w:right="113"/>
        <w:rPr>
          <w:rFonts w:ascii="SimSun" w:eastAsia="SimSun" w:hAnsi="SimSun" w:cs="SimSun"/>
          <w:b/>
          <w:bCs/>
          <w:kern w:val="0"/>
          <w:sz w:val="44"/>
          <w:szCs w:val="44"/>
          <w:u w:val="single"/>
        </w:rPr>
      </w:pPr>
      <w:r>
        <w:rPr>
          <w:noProof/>
          <w:color w:val="595959"/>
        </w:rPr>
        <w:drawing>
          <wp:inline distT="0" distB="0" distL="0" distR="0" wp14:anchorId="5411EAA4" wp14:editId="3334368D">
            <wp:extent cx="1760855" cy="382270"/>
            <wp:effectExtent l="0" t="0" r="10795" b="177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760855" cy="382270"/>
                    </a:xfrm>
                    <a:prstGeom prst="rect">
                      <a:avLst/>
                    </a:prstGeom>
                    <a:noFill/>
                    <a:ln>
                      <a:noFill/>
                    </a:ln>
                  </pic:spPr>
                </pic:pic>
              </a:graphicData>
            </a:graphic>
          </wp:inline>
        </w:drawing>
      </w:r>
    </w:p>
    <w:p w14:paraId="7FFCD542" w14:textId="15387D86" w:rsidR="00041680" w:rsidRPr="00641F64" w:rsidRDefault="00641F64">
      <w:pPr>
        <w:spacing w:line="160" w:lineRule="atLeast"/>
        <w:ind w:right="113"/>
        <w:jc w:val="center"/>
        <w:rPr>
          <w:rFonts w:ascii="SimSun" w:eastAsia="SimSun" w:hAnsi="SimSun" w:cs="SimSun"/>
          <w:sz w:val="44"/>
          <w:szCs w:val="44"/>
          <w:lang w:val="fr-FR"/>
        </w:rPr>
      </w:pPr>
      <w:r>
        <w:rPr>
          <w:rFonts w:ascii="SimSun" w:eastAsia="SimSun" w:hAnsi="SimSun" w:cs="SimSun"/>
          <w:b/>
          <w:bCs/>
          <w:kern w:val="0"/>
          <w:sz w:val="44"/>
          <w:szCs w:val="44"/>
          <w:u w:val="single"/>
          <w:lang w:val="fr-FR"/>
        </w:rPr>
        <w:t>MYC 美容创新突尼斯</w:t>
      </w:r>
    </w:p>
    <w:p w14:paraId="218E457B" w14:textId="77777777" w:rsidR="00041680" w:rsidRDefault="00CB7BF4">
      <w:pPr>
        <w:tabs>
          <w:tab w:val="left" w:pos="3705"/>
        </w:tabs>
        <w:spacing w:line="160" w:lineRule="atLeast"/>
        <w:ind w:right="113"/>
        <w:jc w:val="center"/>
        <w:rPr>
          <w:rFonts w:ascii="SimSun" w:eastAsia="SimSun" w:hAnsi="SimSun" w:cs="SimSun"/>
          <w:b/>
          <w:bCs/>
          <w:sz w:val="36"/>
          <w:szCs w:val="36"/>
        </w:rPr>
      </w:pPr>
      <w:r>
        <w:rPr>
          <w:rFonts w:ascii="SimSun" w:eastAsia="SimSun" w:hAnsi="SimSun" w:cs="SimSun" w:hint="eastAsia"/>
          <w:noProof/>
          <w:sz w:val="28"/>
          <w:szCs w:val="28"/>
        </w:rPr>
        <mc:AlternateContent>
          <mc:Choice Requires="wps">
            <w:drawing>
              <wp:anchor distT="0" distB="0" distL="114300" distR="114300" simplePos="0" relativeHeight="251659264" behindDoc="0" locked="0" layoutInCell="1" allowOverlap="1" wp14:anchorId="2DC81205" wp14:editId="6F680708">
                <wp:simplePos x="0" y="0"/>
                <wp:positionH relativeFrom="column">
                  <wp:posOffset>-327660</wp:posOffset>
                </wp:positionH>
                <wp:positionV relativeFrom="paragraph">
                  <wp:posOffset>1905</wp:posOffset>
                </wp:positionV>
                <wp:extent cx="7059930" cy="2157730"/>
                <wp:effectExtent l="4445" t="4445" r="6985" b="17145"/>
                <wp:wrapNone/>
                <wp:docPr id="12" name="棱台 12"/>
                <wp:cNvGraphicFramePr/>
                <a:graphic xmlns:a="http://schemas.openxmlformats.org/drawingml/2006/main">
                  <a:graphicData uri="http://schemas.microsoft.com/office/word/2010/wordprocessingShape">
                    <wps:wsp>
                      <wps:cNvSpPr/>
                      <wps:spPr>
                        <a:xfrm>
                          <a:off x="0" y="0"/>
                          <a:ext cx="7059930" cy="2157730"/>
                        </a:xfrm>
                        <a:prstGeom prst="bevel">
                          <a:avLst>
                            <a:gd name="adj" fmla="val 11702"/>
                          </a:avLst>
                        </a:prstGeom>
                        <a:solidFill>
                          <a:srgbClr val="FFFFFF"/>
                        </a:solidFill>
                        <a:ln w="9525" cap="flat" cmpd="sng" algn="ctr">
                          <a:solidFill>
                            <a:srgbClr val="BFBFBF">
                              <a:lumMod val="75000"/>
                            </a:srgbClr>
                          </a:solidFill>
                          <a:prstDash val="solid"/>
                        </a:ln>
                        <a:effectLst/>
                      </wps:spPr>
                      <wps:txbx>
                        <w:txbxContent>
                          <w:p w14:paraId="26A88901" w14:textId="77777777" w:rsidR="00041680" w:rsidRPr="00641F64" w:rsidRDefault="00CB7BF4">
                            <w:pPr>
                              <w:jc w:val="center"/>
                              <w:rPr>
                                <w:rFonts w:ascii="Times New Roman" w:eastAsia="SimSun" w:hAnsi="Times New Roman" w:cs="Times New Roman"/>
                                <w:bCs/>
                                <w:sz w:val="52"/>
                                <w:szCs w:val="52"/>
                                <w:lang w:val="fr-FR"/>
                              </w:rPr>
                            </w:pPr>
                            <w:r w:rsidRPr="00641F64">
                              <w:rPr>
                                <w:rFonts w:ascii="Times New Roman" w:eastAsia="SimSun" w:hAnsi="Times New Roman" w:cs="Times New Roman"/>
                                <w:bCs/>
                                <w:sz w:val="52"/>
                                <w:szCs w:val="52"/>
                                <w:lang w:val="fr-FR"/>
                              </w:rPr>
                              <w:t>生产中检验 (IPQC) 标准操作程序</w:t>
                            </w:r>
                          </w:p>
                          <w:p w14:paraId="2A9CA0F0" w14:textId="77777777" w:rsidR="00041680" w:rsidRDefault="00CB7BF4">
                            <w:pPr>
                              <w:jc w:val="center"/>
                              <w:rPr>
                                <w:rFonts w:ascii="Times New Roman" w:eastAsia="SimSun" w:hAnsi="Times New Roman" w:cs="Times New Roman"/>
                                <w:bCs/>
                                <w:sz w:val="52"/>
                                <w:szCs w:val="52"/>
                              </w:rPr>
                            </w:pPr>
                            <w:r>
                              <w:rPr>
                                <w:rFonts w:ascii="Times New Roman" w:eastAsia="SimSun" w:hAnsi="Times New Roman" w:cs="Times New Roman"/>
                                <w:bCs/>
                                <w:sz w:val="52"/>
                                <w:szCs w:val="52"/>
                              </w:rPr>
                              <w:t>过程检验作业规范</w:t>
                            </w:r>
                          </w:p>
                        </w:txbxContent>
                      </wps:txbx>
                      <wps:bodyPr vertOverflow="clip" horzOverflow="clip" rtlCol="0" anchor="ctr" anchorCtr="0"/>
                    </wps:wsp>
                  </a:graphicData>
                </a:graphic>
              </wp:anchor>
            </w:drawing>
          </mc:Choice>
          <mc:Fallback>
            <w:pict>
              <v:shapetype w14:anchorId="2DC81205"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棱台 12" o:spid="_x0000_s1026" type="#_x0000_t84" style="position:absolute;left:0;text-align:left;margin-left:-25.8pt;margin-top:.15pt;width:555.9pt;height:169.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" adj="2528" strokecolor="#8f8f8f">
                <v:textbox>
                  <w:txbxContent>
                    <w:p w14:paraId="26A88901" w14:textId="77777777" w:rsidR="00041680" w:rsidRPr="00641F64" w:rsidRDefault="00CB7BF4">
                      <w:pPr>
                        <w:jc w:val="center"/>
                        <w:rPr>
                          <w:rFonts w:ascii="Times New Roman" w:eastAsia="SimSun" w:hAnsi="Times New Roman" w:cs="Times New Roman"/>
                          <w:bCs/>
                          <w:sz w:val="52"/>
                          <w:szCs w:val="52"/>
                          <w:lang w:val="fr-FR"/>
                        </w:rPr>
                      </w:pPr>
                      <w:r w:rsidRPr="00641F64">
                        <w:rPr>
                          <w:rFonts w:ascii="Times New Roman" w:eastAsia="SimSun" w:hAnsi="Times New Roman" w:cs="Times New Roman"/>
                          <w:bCs/>
                          <w:sz w:val="52"/>
                          <w:szCs w:val="52"/>
                          <w:lang w:val="fr-FR"/>
                        </w:rPr>
                        <w:t>生产中检验 (IPQC) 标准操作程序</w:t>
                      </w:r>
                    </w:p>
                    <w:p w14:paraId="2A9CA0F0" w14:textId="77777777" w:rsidR="00041680" w:rsidRDefault="00CB7BF4">
                      <w:pPr>
                        <w:jc w:val="center"/>
                        <w:rPr>
                          <w:rFonts w:ascii="Times New Roman" w:eastAsia="SimSun" w:hAnsi="Times New Roman" w:cs="Times New Roman"/>
                          <w:bCs/>
                          <w:sz w:val="52"/>
                          <w:szCs w:val="52"/>
                        </w:rPr>
                      </w:pPr>
                      <w:r>
                        <w:rPr>
                          <w:rFonts w:ascii="Times New Roman" w:eastAsia="SimSun" w:hAnsi="Times New Roman" w:cs="Times New Roman"/>
                          <w:bCs/>
                          <w:sz w:val="52"/>
                          <w:szCs w:val="52"/>
                        </w:rPr>
                        <w:t>过程检验作业规范</w:t>
                      </w:r>
                    </w:p>
                  </w:txbxContent>
                </v:textbox>
              </v:shape>
            </w:pict>
          </mc:Fallback>
        </mc:AlternateContent>
      </w:r>
      <w:r>
        <w:rPr>
          <w:rFonts w:ascii="SimSun" w:eastAsia="SimSun" w:hAnsi="SimSun" w:cs="SimSun" w:hint="eastAsia"/>
          <w:b/>
          <w:bCs/>
          <w:kern w:val="0"/>
          <w:sz w:val="44"/>
          <w:szCs w:val="44"/>
          <w:u w:val="single"/>
        </w:rPr>
        <w:t>安徽亦佳表面处理科技有限公司</w:t>
      </w:r>
    </w:p>
    <w:p w14:paraId="6A0C46F0"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740A5B6C"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4C623033"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6DDFF901"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44608B75"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46D2D727"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2194D03B" w14:textId="6BE3E64C" w:rsidR="00041680" w:rsidRPr="00641F64" w:rsidRDefault="00641F64">
      <w:pPr>
        <w:tabs>
          <w:tab w:val="center" w:pos="4153"/>
        </w:tabs>
        <w:snapToGrid w:val="0"/>
        <w:spacing w:line="360" w:lineRule="atLeast"/>
        <w:ind w:firstLineChars="700" w:firstLine="2530"/>
        <w:rPr>
          <w:rFonts w:ascii="SimSun" w:eastAsia="SimSun" w:hAnsi="SimSun" w:cs="SimSun"/>
          <w:b/>
          <w:bCs/>
          <w:sz w:val="36"/>
          <w:szCs w:val="36"/>
          <w:lang w:val="fr-FR"/>
        </w:rPr>
      </w:pPr>
      <w:r>
        <w:rPr>
          <w:rFonts w:ascii="SimSun" w:eastAsia="SimSun" w:hAnsi="SimSun" w:cs="SimSun"/>
          <w:b/>
          <w:bCs/>
          <w:sz w:val="36"/>
          <w:szCs w:val="36"/>
          <w:lang w:val="fr-FR"/>
        </w:rPr>
        <w:t>部门</w:t>
      </w:r>
      <w:r w:rsidR="00CB7BF4" w:rsidRPr="00641F64">
        <w:rPr>
          <w:rFonts w:ascii="SimSun" w:eastAsia="SimSun" w:hAnsi="SimSun" w:cs="SimSun" w:hint="eastAsia"/>
          <w:b/>
          <w:bCs/>
          <w:sz w:val="36"/>
          <w:szCs w:val="36"/>
          <w:lang w:val="fr-FR"/>
        </w:rPr>
        <w:t>：</w:t>
      </w:r>
      <w:r>
        <w:rPr>
          <w:rFonts w:ascii="SimSun" w:eastAsia="SimSun" w:hAnsi="SimSun" w:cs="SimSun"/>
          <w:b/>
          <w:bCs/>
          <w:sz w:val="36"/>
          <w:szCs w:val="36"/>
          <w:lang w:val="fr-FR"/>
        </w:rPr>
        <w:t>质量</w:t>
      </w:r>
    </w:p>
    <w:p w14:paraId="650531D6" w14:textId="77777777" w:rsidR="00041680" w:rsidRPr="00641F64" w:rsidRDefault="00CB7BF4">
      <w:pPr>
        <w:tabs>
          <w:tab w:val="left" w:pos="8678"/>
        </w:tabs>
        <w:snapToGrid w:val="0"/>
        <w:spacing w:line="360" w:lineRule="atLeast"/>
        <w:ind w:leftChars="1000" w:left="2100"/>
        <w:rPr>
          <w:rFonts w:ascii="SimSun" w:eastAsia="SimSun" w:hAnsi="SimSun" w:cs="SimSun"/>
          <w:b/>
          <w:bCs/>
          <w:sz w:val="36"/>
          <w:szCs w:val="36"/>
          <w:lang w:val="fr-FR"/>
        </w:rPr>
      </w:pPr>
      <w:r w:rsidRPr="00641F64">
        <w:rPr>
          <w:rFonts w:ascii="SimSun" w:eastAsia="SimSun" w:hAnsi="SimSun" w:cs="SimSun" w:hint="eastAsia"/>
          <w:b/>
          <w:bCs/>
          <w:sz w:val="36"/>
          <w:szCs w:val="36"/>
          <w:lang w:val="fr-FR"/>
        </w:rPr>
        <w:tab/>
      </w:r>
    </w:p>
    <w:p w14:paraId="1355C6BF" w14:textId="3EAE914E" w:rsidR="00041680" w:rsidRPr="00641F64" w:rsidRDefault="00641F64">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成立日期</w:t>
      </w:r>
      <w:r w:rsidR="00CB7BF4" w:rsidRPr="00641F64">
        <w:rPr>
          <w:rFonts w:ascii="SimSun" w:eastAsia="SimSun" w:hAnsi="SimSun" w:cs="SimSun" w:hint="eastAsia"/>
          <w:b/>
          <w:bCs/>
          <w:sz w:val="36"/>
          <w:szCs w:val="36"/>
          <w:lang w:val="fr-FR"/>
        </w:rPr>
        <w:t>：</w:t>
      </w:r>
      <w:r>
        <w:rPr>
          <w:rFonts w:ascii="SimSun" w:eastAsia="SimSun" w:hAnsi="SimSun" w:cs="SimSun"/>
          <w:b/>
          <w:bCs/>
          <w:sz w:val="36"/>
          <w:szCs w:val="36"/>
          <w:lang w:val="fr-FR"/>
        </w:rPr>
        <w:t>26/04/2026</w:t>
      </w:r>
    </w:p>
    <w:p w14:paraId="5CB6455B" w14:textId="77777777" w:rsidR="00041680" w:rsidRPr="00641F64" w:rsidRDefault="00041680">
      <w:pPr>
        <w:tabs>
          <w:tab w:val="center" w:pos="4153"/>
        </w:tabs>
        <w:snapToGrid w:val="0"/>
        <w:spacing w:line="360" w:lineRule="atLeast"/>
        <w:ind w:leftChars="1200" w:left="2520"/>
        <w:rPr>
          <w:rFonts w:ascii="SimSun" w:eastAsia="SimSun" w:hAnsi="SimSun" w:cs="SimSun"/>
          <w:b/>
          <w:bCs/>
          <w:sz w:val="36"/>
          <w:szCs w:val="36"/>
          <w:lang w:val="fr-FR" w:eastAsia="zh-TW"/>
        </w:rPr>
      </w:pPr>
    </w:p>
    <w:p w14:paraId="578FA832" w14:textId="581799CC" w:rsidR="00041680" w:rsidRPr="00641F64" w:rsidRDefault="00641F64">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代码</w:t>
      </w:r>
      <w:r w:rsidR="00CB7BF4" w:rsidRPr="00641F64">
        <w:rPr>
          <w:rFonts w:ascii="SimSun" w:eastAsia="SimSun" w:hAnsi="SimSun" w:cs="SimSun" w:hint="eastAsia"/>
          <w:b/>
          <w:bCs/>
          <w:sz w:val="36"/>
          <w:szCs w:val="36"/>
          <w:lang w:val="fr-FR"/>
        </w:rPr>
        <w:t>：</w:t>
      </w:r>
      <w:r w:rsidR="00CB7BF4" w:rsidRPr="00641F64">
        <w:rPr>
          <w:rFonts w:ascii="SimSun" w:eastAsia="SimSun" w:hAnsi="SimSun" w:cs="SimSun" w:hint="eastAsia"/>
          <w:b/>
          <w:bCs/>
          <w:sz w:val="36"/>
          <w:szCs w:val="36"/>
          <w:lang w:val="fr-FR"/>
        </w:rPr>
        <w:t>MYC</w:t>
      </w:r>
      <w:r w:rsidRPr="00641F64">
        <w:rPr>
          <w:rFonts w:ascii="SimSun" w:eastAsia="SimSun" w:hAnsi="SimSun" w:cs="SimSun"/>
          <w:b/>
          <w:bCs/>
          <w:sz w:val="36"/>
          <w:szCs w:val="36"/>
          <w:lang w:val="fr-FR"/>
        </w:rPr>
        <w:t>总氮</w:t>
      </w:r>
      <w:r w:rsidR="00CB7BF4" w:rsidRPr="00641F64">
        <w:rPr>
          <w:rFonts w:ascii="SimSun" w:eastAsia="SimSun" w:hAnsi="SimSun" w:cs="SimSun" w:hint="eastAsia"/>
          <w:b/>
          <w:bCs/>
          <w:sz w:val="36"/>
          <w:szCs w:val="36"/>
          <w:lang w:val="fr-FR"/>
        </w:rPr>
        <w:t>-WI-QD-003</w:t>
      </w:r>
    </w:p>
    <w:p w14:paraId="3D3474D5" w14:textId="77777777" w:rsidR="00041680" w:rsidRPr="00641F64" w:rsidRDefault="00041680">
      <w:pPr>
        <w:tabs>
          <w:tab w:val="center" w:pos="4153"/>
        </w:tabs>
        <w:snapToGrid w:val="0"/>
        <w:spacing w:line="360" w:lineRule="atLeast"/>
        <w:ind w:leftChars="1200" w:left="2520"/>
        <w:rPr>
          <w:rFonts w:ascii="SimSun" w:eastAsia="SimSun" w:hAnsi="SimSun" w:cs="SimSun"/>
          <w:b/>
          <w:bCs/>
          <w:sz w:val="36"/>
          <w:szCs w:val="36"/>
          <w:lang w:val="fr-FR"/>
        </w:rPr>
      </w:pPr>
    </w:p>
    <w:p w14:paraId="2072F416" w14:textId="6ADB39D7" w:rsidR="00041680" w:rsidRDefault="00641F64">
      <w:pPr>
        <w:tabs>
          <w:tab w:val="center" w:pos="4153"/>
        </w:tabs>
        <w:snapToGrid w:val="0"/>
        <w:spacing w:line="360" w:lineRule="atLeast"/>
        <w:ind w:leftChars="1200" w:left="2520"/>
        <w:rPr>
          <w:rFonts w:ascii="SimSun" w:eastAsia="SimSun" w:hAnsi="SimSun" w:cs="SimSun"/>
          <w:b/>
          <w:bCs/>
          <w:sz w:val="36"/>
          <w:szCs w:val="36"/>
        </w:rPr>
      </w:pPr>
      <w:r>
        <w:rPr>
          <w:rFonts w:ascii="SimSun" w:eastAsia="SimSun" w:hAnsi="SimSun" w:cs="SimSun"/>
          <w:b/>
          <w:bCs/>
          <w:sz w:val="36"/>
          <w:szCs w:val="36"/>
          <w:lang w:val="fr-FR"/>
        </w:rPr>
        <w:t>版本</w:t>
      </w:r>
      <w:r w:rsidR="00CB7BF4">
        <w:rPr>
          <w:rFonts w:ascii="SimSun" w:eastAsia="SimSun" w:hAnsi="SimSun" w:cs="SimSun" w:hint="eastAsia"/>
          <w:b/>
          <w:bCs/>
          <w:sz w:val="36"/>
          <w:szCs w:val="36"/>
        </w:rPr>
        <w:t>：</w:t>
      </w:r>
      <w:r>
        <w:rPr>
          <w:rFonts w:ascii="SimSun" w:eastAsia="SimSun" w:hAnsi="SimSun" w:cs="SimSun"/>
          <w:b/>
          <w:bCs/>
          <w:sz w:val="36"/>
          <w:szCs w:val="36"/>
        </w:rPr>
        <w:t>V0</w:t>
      </w:r>
    </w:p>
    <w:p w14:paraId="7B0574FF" w14:textId="77777777" w:rsidR="00041680" w:rsidRDefault="00041680">
      <w:pPr>
        <w:tabs>
          <w:tab w:val="center" w:pos="4153"/>
        </w:tabs>
        <w:snapToGrid w:val="0"/>
        <w:spacing w:line="360" w:lineRule="atLeast"/>
        <w:ind w:leftChars="1200" w:left="2520"/>
        <w:rPr>
          <w:rFonts w:ascii="SimSun" w:eastAsia="SimSun" w:hAnsi="SimSun" w:cs="SimSun"/>
          <w:b/>
          <w:bCs/>
          <w:sz w:val="28"/>
          <w:szCs w:val="28"/>
        </w:rPr>
      </w:pPr>
    </w:p>
    <w:p w14:paraId="1B66645C" w14:textId="77777777" w:rsidR="00041680" w:rsidRDefault="00041680">
      <w:pPr>
        <w:spacing w:line="400" w:lineRule="exact"/>
        <w:rPr>
          <w:rFonts w:ascii="SimSun" w:eastAsia="SimSun" w:hAnsi="SimSun" w:cs="SimSun"/>
          <w:b/>
          <w:bCs/>
          <w:sz w:val="44"/>
          <w:szCs w:val="44"/>
        </w:rPr>
        <w:sectPr w:rsidR="00041680">
          <w:pgSz w:w="11906" w:h="16838"/>
          <w:pgMar w:top="1020" w:right="1020" w:bottom="907" w:left="1020" w:header="851" w:footer="850" w:gutter="0"/>
          <w:cols w:space="0"/>
          <w:docGrid w:type="lines" w:linePitch="312"/>
        </w:sectPr>
      </w:pPr>
    </w:p>
    <w:p w14:paraId="5846F5C3" w14:textId="77777777" w:rsidR="00641F64" w:rsidRPr="00641F64" w:rsidRDefault="00641F64" w:rsidP="00641F64">
      <w:pPr>
        <w:rPr>
          <w:rFonts w:ascii="SimSun" w:eastAsia="SimSun" w:hAnsi="SimSun" w:cs="SimSun"/>
          <w:b/>
          <w:bCs/>
          <w:sz w:val="28"/>
          <w:szCs w:val="28"/>
        </w:rPr>
      </w:pPr>
      <w:r w:rsidRPr="00641F64">
        <w:rPr>
          <w:rFonts w:ascii="SimSun" w:eastAsia="SimSun" w:hAnsi="SimSun" w:cs="SimSun"/>
          <w:b/>
          <w:bCs/>
          <w:sz w:val="28"/>
          <w:szCs w:val="28"/>
        </w:rPr>
        <w:lastRenderedPageBreak/>
        <w:t>记录审查</w:t>
      </w:r>
    </w:p>
    <w:p w14:paraId="79D57024" w14:textId="77777777" w:rsidR="00041680" w:rsidRDefault="00041680">
      <w:pPr>
        <w:numPr>
          <w:ilvl w:val="0"/>
          <w:numId w:val="1"/>
        </w:numPr>
        <w:spacing w:line="400" w:lineRule="exact"/>
        <w:rPr>
          <w:rFonts w:ascii="SimSun" w:eastAsia="SimSun" w:hAnsi="SimSun" w:cs="SimSun"/>
          <w:b/>
          <w:bCs/>
          <w:sz w:val="24"/>
        </w:rPr>
        <w:sectPr w:rsidR="00041680">
          <w:headerReference w:type="default" r:id="rId10"/>
          <w:pgSz w:w="11906" w:h="16838"/>
          <w:pgMar w:top="1020" w:right="1020" w:bottom="907" w:left="1020" w:header="851" w:footer="850" w:gutter="0"/>
          <w:cols w:space="0"/>
          <w:docGrid w:type="lines" w:linePitch="312"/>
        </w:sectPr>
      </w:pPr>
    </w:p>
    <w:p w14:paraId="0C3C1A3B"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lastRenderedPageBreak/>
        <w:t>1. 目标</w:t>
      </w:r>
      <w:r w:rsidRPr="00641F64">
        <w:rPr>
          <w:rFonts w:ascii="Times New Roman" w:eastAsia="SimSun" w:hAnsi="Times New Roman" w:cs="Times New Roman"/>
          <w:sz w:val="24"/>
          <w:lang w:val="fr-FR"/>
        </w:rPr>
        <w:br/>
        <w:t>1.1 为产品制造过程中的检验提供依据，确保控制活动的有效性。</w:t>
      </w:r>
    </w:p>
    <w:p w14:paraId="78C6F45D"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2. 应用领域</w:t>
      </w:r>
      <w:r w:rsidRPr="00641F64">
        <w:rPr>
          <w:rFonts w:ascii="Times New Roman" w:eastAsia="SimSun" w:hAnsi="Times New Roman" w:cs="Times New Roman"/>
          <w:sz w:val="24"/>
          <w:lang w:val="fr-FR"/>
        </w:rPr>
        <w:br/>
        <w:t>2.1 适用于MYC安徽工厂所有生产流程的检验作业。</w:t>
      </w:r>
    </w:p>
    <w:p w14:paraId="03999710"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3. 定义</w:t>
      </w:r>
      <w:r w:rsidRPr="00641F64">
        <w:rPr>
          <w:rFonts w:ascii="Times New Roman" w:eastAsia="SimSun" w:hAnsi="Times New Roman" w:cs="Times New Roman"/>
          <w:sz w:val="24"/>
          <w:lang w:val="fr-FR"/>
        </w:rPr>
        <w:br/>
        <w:t>没有任何</w:t>
      </w:r>
    </w:p>
    <w:p w14:paraId="3644FD4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4. 程序主体</w:t>
      </w:r>
    </w:p>
    <w:p w14:paraId="0FB57D0A" w14:textId="77777777" w:rsidR="00041680" w:rsidRDefault="00CB7BF4">
      <w:pPr>
        <w:spacing w:line="400" w:lineRule="exact"/>
        <w:rPr>
          <w:rFonts w:ascii="Times New Roman" w:eastAsia="SimSun" w:hAnsi="Times New Roman" w:cs="Times New Roman"/>
          <w:sz w:val="24"/>
        </w:rPr>
      </w:pPr>
      <w:r w:rsidRPr="00641F64">
        <w:rPr>
          <w:rFonts w:ascii="Times New Roman" w:eastAsia="SimSun" w:hAnsi="Times New Roman" w:cs="Times New Roman"/>
          <w:sz w:val="24"/>
          <w:lang w:val="fr-FR"/>
        </w:rPr>
        <w:t>4.1 首件检验</w:t>
      </w:r>
      <w:r w:rsidRPr="00641F64">
        <w:rPr>
          <w:rFonts w:ascii="Times New Roman" w:eastAsia="SimSun" w:hAnsi="Times New Roman" w:cs="Times New Roman"/>
          <w:sz w:val="24"/>
          <w:lang w:val="fr-FR"/>
        </w:rPr>
        <w:br/>
        <w:t>4.1.1 首件检验的目的是在批量生产开始之前验证产品是否符合要求。</w:t>
      </w:r>
      <w:r w:rsidRPr="00641F64">
        <w:rPr>
          <w:rFonts w:ascii="Times New Roman" w:eastAsia="SimSun" w:hAnsi="Times New Roman" w:cs="Times New Roman"/>
          <w:sz w:val="24"/>
          <w:lang w:val="fr-FR"/>
        </w:rPr>
        <w:br/>
      </w:r>
      <w:r>
        <w:rPr>
          <w:rFonts w:ascii="Times New Roman" w:eastAsia="SimSun" w:hAnsi="Times New Roman" w:cs="Times New Roman"/>
          <w:sz w:val="24"/>
        </w:rPr>
        <w:t>4.1.2 需要首件检验的场合：</w:t>
      </w:r>
    </w:p>
    <w:p w14:paraId="408A9FDB" w14:textId="77777777" w:rsidR="00041680" w:rsidRDefault="00041680">
      <w:pPr>
        <w:spacing w:line="400" w:lineRule="exact"/>
        <w:rPr>
          <w:rFonts w:ascii="Times New Roman" w:eastAsia="SimSun" w:hAnsi="Times New Roman" w:cs="Times New Roman"/>
          <w:sz w:val="24"/>
        </w:rPr>
      </w:pPr>
    </w:p>
    <w:p w14:paraId="21236961"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注塑：模具、材料、机器、订单的变更；主流程修改；模具修复或机器故障后的恢复；关闭 &gt; 36 小时。</w:t>
      </w:r>
    </w:p>
    <w:p w14:paraId="668E7964" w14:textId="77777777" w:rsidR="00041680" w:rsidRPr="00641F64" w:rsidRDefault="00041680">
      <w:pPr>
        <w:spacing w:line="400" w:lineRule="exact"/>
        <w:rPr>
          <w:rFonts w:ascii="Times New Roman" w:eastAsia="SimSun" w:hAnsi="Times New Roman" w:cs="Times New Roman"/>
          <w:sz w:val="24"/>
          <w:lang w:val="fr-FR"/>
        </w:rPr>
      </w:pPr>
    </w:p>
    <w:p w14:paraId="02D3D24A" w14:textId="77777777" w:rsidR="00041680" w:rsidRPr="00641F64" w:rsidRDefault="00041680">
      <w:pPr>
        <w:spacing w:line="400" w:lineRule="exact"/>
        <w:rPr>
          <w:rFonts w:ascii="Times New Roman" w:eastAsia="SimSun" w:hAnsi="Times New Roman" w:cs="Times New Roman"/>
          <w:sz w:val="24"/>
          <w:lang w:val="fr-FR"/>
        </w:rPr>
      </w:pPr>
    </w:p>
    <w:p w14:paraId="13371603"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烫金/印刷：更换油墨、丝网、控制、机器、印版；修改流程；故障后恢复；关闭 &gt; 36 小时。</w:t>
      </w:r>
    </w:p>
    <w:p w14:paraId="43541C40" w14:textId="77777777" w:rsidR="00041680" w:rsidRPr="00641F64" w:rsidRDefault="00041680">
      <w:pPr>
        <w:spacing w:line="400" w:lineRule="exact"/>
        <w:rPr>
          <w:rFonts w:ascii="Times New Roman" w:eastAsia="SimSun" w:hAnsi="Times New Roman" w:cs="Times New Roman"/>
          <w:sz w:val="24"/>
          <w:lang w:val="fr-FR"/>
        </w:rPr>
      </w:pPr>
    </w:p>
    <w:p w14:paraId="0CCCA5B6" w14:textId="77777777" w:rsidR="00041680" w:rsidRPr="00641F64" w:rsidRDefault="00041680">
      <w:pPr>
        <w:spacing w:line="400" w:lineRule="exact"/>
        <w:rPr>
          <w:rFonts w:ascii="Times New Roman" w:eastAsia="SimSun" w:hAnsi="Times New Roman" w:cs="Times New Roman"/>
          <w:sz w:val="24"/>
          <w:lang w:val="fr-FR"/>
        </w:rPr>
      </w:pPr>
    </w:p>
    <w:p w14:paraId="21FDDE2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装配：改变生产线、顺序；工艺/参数的修改；失败或改进后的恢复；线路停运 &gt; 36 小时。</w:t>
      </w:r>
    </w:p>
    <w:p w14:paraId="2340705C" w14:textId="77777777" w:rsidR="00041680" w:rsidRPr="00641F64" w:rsidRDefault="00041680">
      <w:pPr>
        <w:spacing w:line="400" w:lineRule="exact"/>
        <w:rPr>
          <w:rFonts w:ascii="Times New Roman" w:eastAsia="SimSun" w:hAnsi="Times New Roman" w:cs="Times New Roman"/>
          <w:sz w:val="24"/>
          <w:lang w:val="fr-FR"/>
        </w:rPr>
      </w:pPr>
    </w:p>
    <w:p w14:paraId="7A234C5D" w14:textId="77777777" w:rsidR="00041680" w:rsidRPr="00641F64" w:rsidRDefault="00041680">
      <w:pPr>
        <w:spacing w:line="400" w:lineRule="exact"/>
        <w:rPr>
          <w:rFonts w:ascii="Times New Roman" w:eastAsia="SimSun" w:hAnsi="Times New Roman" w:cs="Times New Roman"/>
          <w:sz w:val="24"/>
          <w:lang w:val="fr-FR"/>
        </w:rPr>
      </w:pPr>
    </w:p>
    <w:p w14:paraId="37358EE9"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喷漆：与装配相同。</w:t>
      </w:r>
    </w:p>
    <w:p w14:paraId="1CB855B1" w14:textId="77777777" w:rsidR="00041680" w:rsidRPr="00641F64" w:rsidRDefault="00041680">
      <w:pPr>
        <w:spacing w:line="400" w:lineRule="exact"/>
        <w:rPr>
          <w:rFonts w:ascii="Times New Roman" w:eastAsia="SimSun" w:hAnsi="Times New Roman" w:cs="Times New Roman"/>
          <w:sz w:val="24"/>
          <w:lang w:val="fr-FR"/>
        </w:rPr>
      </w:pPr>
    </w:p>
    <w:p w14:paraId="66BC20FE" w14:textId="77777777" w:rsidR="00041680" w:rsidRPr="00641F64" w:rsidRDefault="00041680">
      <w:pPr>
        <w:spacing w:line="400" w:lineRule="exact"/>
        <w:rPr>
          <w:rFonts w:ascii="Times New Roman" w:eastAsia="SimSun" w:hAnsi="Times New Roman" w:cs="Times New Roman"/>
          <w:sz w:val="24"/>
          <w:lang w:val="fr-FR"/>
        </w:rPr>
      </w:pPr>
    </w:p>
    <w:p w14:paraId="5A4AAB3B"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冲压：模具、材料、机器、订单的变更；更改设置；失败或改进后的恢复；关闭 &gt; 36 小时。</w:t>
      </w:r>
    </w:p>
    <w:p w14:paraId="7D97D30B" w14:textId="77777777" w:rsidR="00041680" w:rsidRPr="00641F64" w:rsidRDefault="00041680">
      <w:pPr>
        <w:spacing w:line="400" w:lineRule="exact"/>
        <w:rPr>
          <w:rFonts w:ascii="Times New Roman" w:eastAsia="SimSun" w:hAnsi="Times New Roman" w:cs="Times New Roman"/>
          <w:sz w:val="24"/>
          <w:lang w:val="fr-FR"/>
        </w:rPr>
      </w:pPr>
    </w:p>
    <w:p w14:paraId="44883A51" w14:textId="77777777" w:rsidR="00041680" w:rsidRPr="00641F64" w:rsidRDefault="00041680">
      <w:pPr>
        <w:spacing w:line="400" w:lineRule="exact"/>
        <w:rPr>
          <w:rFonts w:ascii="Times New Roman" w:eastAsia="SimSun" w:hAnsi="Times New Roman" w:cs="Times New Roman"/>
          <w:sz w:val="24"/>
          <w:lang w:val="fr-FR"/>
        </w:rPr>
      </w:pPr>
    </w:p>
    <w:p w14:paraId="39320FDD"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阳极氧化：改变材料、颜色、顺序；更改设置；失败或改进后的恢复。</w:t>
      </w:r>
    </w:p>
    <w:p w14:paraId="50977457" w14:textId="77777777" w:rsidR="00041680" w:rsidRPr="00641F64" w:rsidRDefault="00041680">
      <w:pPr>
        <w:spacing w:line="400" w:lineRule="exact"/>
        <w:rPr>
          <w:rFonts w:ascii="Times New Roman" w:eastAsia="SimSun" w:hAnsi="Times New Roman" w:cs="Times New Roman"/>
          <w:sz w:val="24"/>
          <w:lang w:val="fr-FR"/>
        </w:rPr>
      </w:pPr>
    </w:p>
    <w:p w14:paraId="5D570C63" w14:textId="77777777" w:rsidR="00041680" w:rsidRPr="00641F64" w:rsidRDefault="00041680">
      <w:pPr>
        <w:spacing w:line="400" w:lineRule="exact"/>
        <w:rPr>
          <w:rFonts w:ascii="Times New Roman" w:eastAsia="SimSun" w:hAnsi="Times New Roman" w:cs="Times New Roman"/>
          <w:sz w:val="24"/>
          <w:lang w:val="fr-FR"/>
        </w:rPr>
      </w:pPr>
    </w:p>
    <w:p w14:paraId="6F83298C"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抛光：更换材质、订单；更改设置；改善或崩溃后恢复。</w:t>
      </w:r>
    </w:p>
    <w:p w14:paraId="15DDDC2B" w14:textId="77777777" w:rsidR="00041680" w:rsidRPr="00641F64" w:rsidRDefault="00041680">
      <w:pPr>
        <w:spacing w:line="400" w:lineRule="exact"/>
        <w:rPr>
          <w:rFonts w:ascii="Times New Roman" w:eastAsia="SimSun" w:hAnsi="Times New Roman" w:cs="Times New Roman"/>
          <w:sz w:val="24"/>
          <w:lang w:val="fr-FR"/>
        </w:rPr>
      </w:pPr>
    </w:p>
    <w:p w14:paraId="7B541E48" w14:textId="77777777" w:rsidR="00041680" w:rsidRPr="00641F64" w:rsidRDefault="00041680">
      <w:pPr>
        <w:spacing w:line="400" w:lineRule="exact"/>
        <w:rPr>
          <w:rFonts w:ascii="Times New Roman" w:eastAsia="SimSun" w:hAnsi="Times New Roman" w:cs="Times New Roman"/>
          <w:sz w:val="24"/>
          <w:lang w:val="fr-FR"/>
        </w:rPr>
      </w:pPr>
    </w:p>
    <w:p w14:paraId="651AA6FE"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植绒：换材质、订单；更改设置；改善或崩溃后恢复。</w:t>
      </w:r>
    </w:p>
    <w:p w14:paraId="4A853B69" w14:textId="77777777" w:rsidR="00041680" w:rsidRPr="00641F64" w:rsidRDefault="00041680">
      <w:pPr>
        <w:spacing w:line="400" w:lineRule="exact"/>
        <w:rPr>
          <w:rFonts w:ascii="Times New Roman" w:eastAsia="SimSun" w:hAnsi="Times New Roman" w:cs="Times New Roman"/>
          <w:sz w:val="24"/>
          <w:lang w:val="fr-FR"/>
        </w:rPr>
      </w:pPr>
    </w:p>
    <w:p w14:paraId="7444FC84" w14:textId="77777777" w:rsidR="00041680" w:rsidRPr="00641F64" w:rsidRDefault="00041680">
      <w:pPr>
        <w:spacing w:line="400" w:lineRule="exact"/>
        <w:rPr>
          <w:rFonts w:ascii="Times New Roman" w:eastAsia="SimSun" w:hAnsi="Times New Roman" w:cs="Times New Roman"/>
          <w:sz w:val="24"/>
          <w:lang w:val="fr-FR"/>
        </w:rPr>
      </w:pPr>
    </w:p>
    <w:p w14:paraId="159837D6"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产品设计变更。</w:t>
      </w:r>
    </w:p>
    <w:p w14:paraId="0BA2C52B" w14:textId="77777777" w:rsidR="00041680" w:rsidRPr="00641F64" w:rsidRDefault="00041680">
      <w:pPr>
        <w:spacing w:line="400" w:lineRule="exact"/>
        <w:rPr>
          <w:rFonts w:ascii="Times New Roman" w:eastAsia="SimSun" w:hAnsi="Times New Roman" w:cs="Times New Roman"/>
          <w:sz w:val="24"/>
          <w:lang w:val="fr-FR"/>
        </w:rPr>
      </w:pPr>
    </w:p>
    <w:p w14:paraId="7E72AD7A" w14:textId="77777777" w:rsidR="00041680" w:rsidRPr="00641F64" w:rsidRDefault="00041680">
      <w:pPr>
        <w:spacing w:line="400" w:lineRule="exact"/>
        <w:rPr>
          <w:rFonts w:ascii="Times New Roman" w:eastAsia="SimSun" w:hAnsi="Times New Roman" w:cs="Times New Roman"/>
          <w:sz w:val="24"/>
          <w:lang w:val="fr-FR"/>
        </w:rPr>
      </w:pPr>
    </w:p>
    <w:p w14:paraId="10761DA1"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分包：如有需要。</w:t>
      </w:r>
      <w:r w:rsidRPr="00641F64">
        <w:rPr>
          <w:rFonts w:ascii="Times New Roman" w:eastAsia="SimSun" w:hAnsi="Times New Roman" w:cs="Times New Roman"/>
          <w:sz w:val="24"/>
          <w:lang w:val="fr-FR"/>
        </w:rPr>
        <w:br/>
        <w:t>4.1.3 生产准备：发送前，生产检查模具、材料、参数、工具和产品。她填写了“首件验证表”，并将其与样品、“生产订单”和“清洁/生产线准备清单”一起发送给质量部。最小样品数量为：</w:t>
      </w:r>
    </w:p>
    <w:p w14:paraId="1E5B6A27" w14:textId="77777777" w:rsidR="00041680" w:rsidRPr="00641F64" w:rsidRDefault="00041680">
      <w:pPr>
        <w:spacing w:line="400" w:lineRule="exact"/>
        <w:rPr>
          <w:rFonts w:ascii="Times New Roman" w:eastAsia="SimSun" w:hAnsi="Times New Roman" w:cs="Times New Roman"/>
          <w:sz w:val="24"/>
          <w:lang w:val="fr-FR"/>
        </w:rPr>
      </w:pPr>
    </w:p>
    <w:p w14:paraId="34042AA4" w14:textId="77777777" w:rsidR="00041680" w:rsidRPr="00641F64" w:rsidRDefault="00041680">
      <w:pPr>
        <w:spacing w:line="400" w:lineRule="exact"/>
        <w:rPr>
          <w:rFonts w:ascii="Times New Roman" w:eastAsia="SimSun" w:hAnsi="Times New Roman" w:cs="Times New Roman"/>
          <w:sz w:val="24"/>
          <w:lang w:val="fr-FR"/>
        </w:rPr>
      </w:pPr>
    </w:p>
    <w:p w14:paraId="1EE4B291"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铸造：足以满足功能匹配（1 个尺寸模具）。</w:t>
      </w:r>
    </w:p>
    <w:p w14:paraId="46A3281C" w14:textId="77777777" w:rsidR="00041680" w:rsidRPr="00641F64" w:rsidRDefault="00041680">
      <w:pPr>
        <w:spacing w:line="400" w:lineRule="exact"/>
        <w:rPr>
          <w:rFonts w:ascii="Times New Roman" w:eastAsia="SimSun" w:hAnsi="Times New Roman" w:cs="Times New Roman"/>
          <w:sz w:val="24"/>
          <w:lang w:val="fr-FR"/>
        </w:rPr>
      </w:pPr>
    </w:p>
    <w:p w14:paraId="7C46A64A" w14:textId="77777777" w:rsidR="00041680" w:rsidRPr="00641F64" w:rsidRDefault="00041680">
      <w:pPr>
        <w:spacing w:line="400" w:lineRule="exact"/>
        <w:rPr>
          <w:rFonts w:ascii="Times New Roman" w:eastAsia="SimSun" w:hAnsi="Times New Roman" w:cs="Times New Roman"/>
          <w:sz w:val="24"/>
          <w:lang w:val="fr-FR"/>
        </w:rPr>
      </w:pPr>
    </w:p>
    <w:p w14:paraId="3D666935"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印刷/镀金、组装、喷漆：13 件。</w:t>
      </w:r>
    </w:p>
    <w:p w14:paraId="1CDEE7B4" w14:textId="77777777" w:rsidR="00041680" w:rsidRPr="00641F64" w:rsidRDefault="00041680">
      <w:pPr>
        <w:spacing w:line="400" w:lineRule="exact"/>
        <w:rPr>
          <w:rFonts w:ascii="Times New Roman" w:eastAsia="SimSun" w:hAnsi="Times New Roman" w:cs="Times New Roman"/>
          <w:sz w:val="24"/>
          <w:lang w:val="fr-FR"/>
        </w:rPr>
      </w:pPr>
    </w:p>
    <w:p w14:paraId="2E6BA8E0" w14:textId="77777777" w:rsidR="00041680" w:rsidRPr="00641F64" w:rsidRDefault="00041680">
      <w:pPr>
        <w:spacing w:line="400" w:lineRule="exact"/>
        <w:rPr>
          <w:rFonts w:ascii="Times New Roman" w:eastAsia="SimSun" w:hAnsi="Times New Roman" w:cs="Times New Roman"/>
          <w:sz w:val="24"/>
          <w:lang w:val="fr-FR"/>
        </w:rPr>
      </w:pPr>
    </w:p>
    <w:p w14:paraId="733A73F6"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冲压、抛光、阳极氧化、植绒：8 件。</w:t>
      </w:r>
      <w:r w:rsidRPr="00641F64">
        <w:rPr>
          <w:rFonts w:ascii="Times New Roman" w:eastAsia="SimSun" w:hAnsi="Times New Roman" w:cs="Times New Roman"/>
          <w:sz w:val="24"/>
          <w:lang w:val="fr-FR"/>
        </w:rPr>
        <w:br/>
      </w:r>
      <w:r w:rsidRPr="00641F64">
        <w:rPr>
          <w:rFonts w:ascii="Times New Roman" w:eastAsia="SimSun" w:hAnsi="Times New Roman" w:cs="Times New Roman"/>
          <w:sz w:val="24"/>
          <w:lang w:val="fr-FR"/>
        </w:rPr>
        <w:t>4.1.4 检验员的初步检查：IQC 检验员必须在检验前检查 SIP、物料清单 (BOM)、项目编号、制造订单、物理标准/限制，并确保验证表的准确性。</w:t>
      </w:r>
      <w:r w:rsidRPr="00641F64">
        <w:rPr>
          <w:rFonts w:ascii="Times New Roman" w:eastAsia="SimSun" w:hAnsi="Times New Roman" w:cs="Times New Roman"/>
          <w:sz w:val="24"/>
          <w:lang w:val="fr-FR"/>
        </w:rPr>
        <w:br/>
        <w:t>4.1.5 首件检验：检验员根据质量控制规范、物理标准和色卡检查尺寸、外观和功能。结果记录在 Pr 验证表上</w:t>
      </w:r>
      <w:r w:rsidRPr="00641F64">
        <w:rPr>
          <w:rFonts w:ascii="Times New Roman" w:eastAsia="SimSun" w:hAnsi="Times New Roman" w:cs="Times New Roman"/>
          <w:sz w:val="24"/>
          <w:lang w:val="fr-FR"/>
        </w:rPr>
        <w:t>第一条，必须经主管批准。</w:t>
      </w:r>
    </w:p>
    <w:p w14:paraId="247F955C" w14:textId="77777777" w:rsidR="00041680" w:rsidRPr="00641F64" w:rsidRDefault="00041680">
      <w:pPr>
        <w:spacing w:line="400" w:lineRule="exact"/>
        <w:rPr>
          <w:rFonts w:ascii="Times New Roman" w:eastAsia="SimSun" w:hAnsi="Times New Roman" w:cs="Times New Roman"/>
          <w:sz w:val="24"/>
          <w:lang w:val="fr-FR"/>
        </w:rPr>
      </w:pPr>
    </w:p>
    <w:p w14:paraId="4D91C0F7" w14:textId="77777777" w:rsidR="00041680" w:rsidRPr="00641F64" w:rsidRDefault="00041680">
      <w:pPr>
        <w:spacing w:line="400" w:lineRule="exact"/>
        <w:rPr>
          <w:rFonts w:ascii="Times New Roman" w:eastAsia="SimSun" w:hAnsi="Times New Roman" w:cs="Times New Roman"/>
          <w:sz w:val="24"/>
          <w:lang w:val="fr-FR"/>
        </w:rPr>
      </w:pPr>
    </w:p>
    <w:p w14:paraId="6BA495B3"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 xml:space="preserve">喷漆车间：附着力测试（3M 616胶带、十字测试）、根据材质耐热水测试、其他关键测试（力、扭矩、内部尺寸等）根据</w:t>
      </w:r>
      <w:r w:rsidRPr="00641F64">
        <w:rPr>
          <w:rFonts w:ascii="Times New Roman" w:eastAsia="SimSun" w:hAnsi="Times New Roman" w:cs="Times New Roman"/>
          <w:sz w:val="24"/>
          <w:lang w:val="fr-FR"/>
        </w:rPr>
        <w:t>规格。</w:t>
      </w:r>
    </w:p>
    <w:p w14:paraId="240FE94B" w14:textId="77777777" w:rsidR="00041680" w:rsidRPr="00641F64" w:rsidRDefault="00041680">
      <w:pPr>
        <w:spacing w:line="400" w:lineRule="exact"/>
        <w:rPr>
          <w:rFonts w:ascii="Times New Roman" w:eastAsia="SimSun" w:hAnsi="Times New Roman" w:cs="Times New Roman"/>
          <w:sz w:val="24"/>
          <w:lang w:val="fr-FR"/>
        </w:rPr>
      </w:pPr>
    </w:p>
    <w:p w14:paraId="1175A011" w14:textId="77777777" w:rsidR="00041680" w:rsidRPr="00641F64" w:rsidRDefault="00041680">
      <w:pPr>
        <w:spacing w:line="400" w:lineRule="exact"/>
        <w:rPr>
          <w:rFonts w:ascii="Times New Roman" w:eastAsia="SimSun" w:hAnsi="Times New Roman" w:cs="Times New Roman"/>
          <w:sz w:val="24"/>
          <w:lang w:val="fr-FR"/>
        </w:rPr>
      </w:pPr>
    </w:p>
    <w:p w14:paraId="688A5A0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烫金/印刷车间：附着力测试（3M 616胶带、摩擦、酒精、轻微刮擦）、字符位置/尺寸验证以及根据规范进行的其他关键测试。</w:t>
      </w:r>
      <w:r w:rsidRPr="00641F64">
        <w:rPr>
          <w:rFonts w:ascii="Times New Roman" w:eastAsia="SimSun" w:hAnsi="Times New Roman" w:cs="Times New Roman"/>
          <w:sz w:val="24"/>
          <w:lang w:val="fr-FR"/>
        </w:rPr>
        <w:br/>
        <w:t>4.1.6 首件合格：检验员将验证单、由质量团队领导或更高级别人员签名的样品以及外观要求返回生产部门。对于新产品，验证需要质量部门经理的签名。</w:t>
      </w:r>
      <w:r w:rsidRPr="00641F64">
        <w:rPr>
          <w:rFonts w:ascii="Times New Roman" w:eastAsia="SimSun" w:hAnsi="Times New Roman" w:cs="Times New Roman"/>
          <w:sz w:val="24"/>
          <w:lang w:val="fr-FR"/>
        </w:rPr>
        <w:br/>
        <w:t>4.1.7 第一条不符合规定：通知技术人员和生产班组长分析并纠正。更正后提交新样品。</w:t>
      </w:r>
    </w:p>
    <w:p w14:paraId="1EACC50B" w14:textId="77777777" w:rsidR="00041680" w:rsidRPr="00641F64" w:rsidRDefault="00041680">
      <w:pPr>
        <w:spacing w:line="400" w:lineRule="exact"/>
        <w:rPr>
          <w:rFonts w:ascii="Times New Roman" w:eastAsia="SimSun" w:hAnsi="Times New Roman" w:cs="Times New Roman"/>
          <w:sz w:val="24"/>
          <w:lang w:val="fr-FR"/>
        </w:rPr>
      </w:pPr>
    </w:p>
    <w:p w14:paraId="650FEC31" w14:textId="77777777" w:rsidR="00041680" w:rsidRPr="00641F64" w:rsidRDefault="00041680">
      <w:pPr>
        <w:spacing w:line="400" w:lineRule="exact"/>
        <w:rPr>
          <w:rFonts w:ascii="Times New Roman" w:eastAsia="SimSun" w:hAnsi="Times New Roman" w:cs="Times New Roman"/>
          <w:sz w:val="24"/>
          <w:lang w:val="fr-FR"/>
        </w:rPr>
      </w:pPr>
    </w:p>
    <w:p w14:paraId="2EE512A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如果 3 次尝试后失败，信息将发送给质量和生产经理以制定决策和行动计划。</w:t>
      </w:r>
    </w:p>
    <w:p w14:paraId="25097E5D" w14:textId="77777777" w:rsidR="00041680" w:rsidRPr="00641F64" w:rsidRDefault="00041680">
      <w:pPr>
        <w:spacing w:line="400" w:lineRule="exact"/>
        <w:rPr>
          <w:rFonts w:ascii="Times New Roman" w:eastAsia="SimSun" w:hAnsi="Times New Roman" w:cs="Times New Roman"/>
          <w:sz w:val="24"/>
          <w:lang w:val="fr-FR"/>
        </w:rPr>
      </w:pPr>
    </w:p>
    <w:p w14:paraId="78418CA0" w14:textId="77777777" w:rsidR="00041680" w:rsidRPr="00641F64" w:rsidRDefault="00041680">
      <w:pPr>
        <w:spacing w:line="400" w:lineRule="exact"/>
        <w:rPr>
          <w:rFonts w:ascii="Times New Roman" w:eastAsia="SimSun" w:hAnsi="Times New Roman" w:cs="Times New Roman"/>
          <w:sz w:val="24"/>
          <w:lang w:val="fr-FR"/>
        </w:rPr>
      </w:pPr>
    </w:p>
    <w:p w14:paraId="05BCC3F9" w14:textId="77777777" w:rsidR="00041680" w:rsidRDefault="00CB7BF4">
      <w:pPr>
        <w:spacing w:line="400" w:lineRule="exact"/>
        <w:rPr>
          <w:rFonts w:ascii="Times New Roman" w:eastAsia="SimSun" w:hAnsi="Times New Roman" w:cs="Times New Roman"/>
          <w:sz w:val="24"/>
        </w:rPr>
      </w:pPr>
      <w:r w:rsidRPr="00641F64">
        <w:rPr>
          <w:rFonts w:ascii="Times New Roman" w:eastAsia="SimSun" w:hAnsi="Times New Roman" w:cs="Times New Roman"/>
          <w:sz w:val="24"/>
          <w:lang w:val="fr-FR"/>
        </w:rPr>
        <w:t>如果无法纠正且需要豁免，则由运营部门提交请求，并得到质量经理的建议并获得质量经理的最终批准。</w:t>
      </w:r>
      <w:r w:rsidRPr="00641F64">
        <w:rPr>
          <w:rFonts w:ascii="Times New Roman" w:eastAsia="SimSun" w:hAnsi="Times New Roman" w:cs="Times New Roman"/>
          <w:sz w:val="24"/>
          <w:lang w:val="fr-FR"/>
        </w:rPr>
        <w:br/>
        <w:t>4.1.8 检验期间的生产：在验证之前原则上不应进行生产。如果是这样，应跟踪并重新检查产品。任何异常都会生成质量异常报告。</w:t>
      </w:r>
      <w:r w:rsidRPr="00641F64">
        <w:rPr>
          <w:rFonts w:ascii="Times New Roman" w:eastAsia="SimSun" w:hAnsi="Times New Roman" w:cs="Times New Roman"/>
          <w:sz w:val="24"/>
          <w:lang w:val="fr-FR"/>
        </w:rPr>
        <w:br/>
        <w:t>4.1.9 检验时间：一般≤4小时（特殊项目除外）。</w:t>
      </w:r>
      <w:r w:rsidRPr="00641F64">
        <w:rPr>
          <w:rFonts w:ascii="Times New Roman" w:eastAsia="SimSun" w:hAnsi="Times New Roman" w:cs="Times New Roman"/>
          <w:sz w:val="24"/>
          <w:lang w:val="fr-FR"/>
        </w:rPr>
        <w:br/>
      </w:r>
      <w:r>
        <w:rPr>
          <w:rFonts w:ascii="Times New Roman" w:eastAsia="SimSun" w:hAnsi="Times New Roman" w:cs="Times New Roman"/>
          <w:sz w:val="24"/>
        </w:rPr>
        <w:t>4.1.10 参考样品及归档：</w:t>
      </w:r>
    </w:p>
    <w:p w14:paraId="35B6E606" w14:textId="77777777" w:rsidR="00041680" w:rsidRDefault="00041680">
      <w:pPr>
        <w:spacing w:line="400" w:lineRule="exact"/>
        <w:rPr>
          <w:rFonts w:ascii="Times New Roman" w:eastAsia="SimSun" w:hAnsi="Times New Roman" w:cs="Times New Roman"/>
          <w:sz w:val="24"/>
        </w:rPr>
      </w:pPr>
    </w:p>
    <w:p w14:paraId="44A3415B" w14:textId="77777777" w:rsidR="00041680" w:rsidRDefault="00041680">
      <w:pPr>
        <w:spacing w:line="400" w:lineRule="exact"/>
        <w:rPr>
          <w:rFonts w:ascii="Times New Roman" w:eastAsia="SimSun" w:hAnsi="Times New Roman" w:cs="Times New Roman"/>
          <w:sz w:val="24"/>
        </w:rPr>
      </w:pPr>
    </w:p>
    <w:p w14:paraId="460F1D5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建立参考样品并标记。</w:t>
      </w:r>
    </w:p>
    <w:p w14:paraId="4CE59847" w14:textId="77777777" w:rsidR="00041680" w:rsidRPr="00641F64" w:rsidRDefault="00041680">
      <w:pPr>
        <w:spacing w:line="400" w:lineRule="exact"/>
        <w:rPr>
          <w:rFonts w:ascii="Times New Roman" w:eastAsia="SimSun" w:hAnsi="Times New Roman" w:cs="Times New Roman"/>
          <w:sz w:val="24"/>
          <w:lang w:val="fr-FR"/>
        </w:rPr>
      </w:pPr>
    </w:p>
    <w:p w14:paraId="1F0FB76F" w14:textId="77777777" w:rsidR="00041680" w:rsidRPr="00641F64" w:rsidRDefault="00041680">
      <w:pPr>
        <w:spacing w:line="400" w:lineRule="exact"/>
        <w:rPr>
          <w:rFonts w:ascii="Times New Roman" w:eastAsia="SimSun" w:hAnsi="Times New Roman" w:cs="Times New Roman"/>
          <w:sz w:val="24"/>
          <w:lang w:val="fr-FR"/>
        </w:rPr>
      </w:pPr>
    </w:p>
    <w:p w14:paraId="38FCD66C"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成型：2个模具（1个车间，1个品质）+30个模具，用于未来功能配对。</w:t>
      </w:r>
    </w:p>
    <w:p w14:paraId="56BAB072" w14:textId="77777777" w:rsidR="00041680" w:rsidRPr="00641F64" w:rsidRDefault="00041680">
      <w:pPr>
        <w:spacing w:line="400" w:lineRule="exact"/>
        <w:rPr>
          <w:rFonts w:ascii="Times New Roman" w:eastAsia="SimSun" w:hAnsi="Times New Roman" w:cs="Times New Roman"/>
          <w:sz w:val="24"/>
          <w:lang w:val="fr-FR"/>
        </w:rPr>
      </w:pPr>
    </w:p>
    <w:p w14:paraId="530FDCA1" w14:textId="77777777" w:rsidR="00041680" w:rsidRPr="00641F64" w:rsidRDefault="00041680">
      <w:pPr>
        <w:spacing w:line="400" w:lineRule="exact"/>
        <w:rPr>
          <w:rFonts w:ascii="Times New Roman" w:eastAsia="SimSun" w:hAnsi="Times New Roman" w:cs="Times New Roman"/>
          <w:sz w:val="24"/>
          <w:lang w:val="fr-FR"/>
        </w:rPr>
      </w:pPr>
    </w:p>
    <w:p w14:paraId="228FF6D0"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lastRenderedPageBreak/>
        <w:t>烫金/印刷/组装/喷漆/植绒：6件（1个车间，5个质量）。</w:t>
      </w:r>
    </w:p>
    <w:p w14:paraId="07FC59BD" w14:textId="77777777" w:rsidR="00041680" w:rsidRPr="00641F64" w:rsidRDefault="00041680">
      <w:pPr>
        <w:spacing w:line="400" w:lineRule="exact"/>
        <w:rPr>
          <w:rFonts w:ascii="Times New Roman" w:eastAsia="SimSun" w:hAnsi="Times New Roman" w:cs="Times New Roman"/>
          <w:sz w:val="24"/>
          <w:lang w:val="fr-FR"/>
        </w:rPr>
      </w:pPr>
    </w:p>
    <w:p w14:paraId="770B68C5" w14:textId="77777777" w:rsidR="00041680" w:rsidRPr="00641F64" w:rsidRDefault="00041680">
      <w:pPr>
        <w:spacing w:line="400" w:lineRule="exact"/>
        <w:rPr>
          <w:rFonts w:ascii="Times New Roman" w:eastAsia="SimSun" w:hAnsi="Times New Roman" w:cs="Times New Roman"/>
          <w:sz w:val="24"/>
          <w:lang w:val="fr-FR"/>
        </w:rPr>
      </w:pPr>
    </w:p>
    <w:p w14:paraId="0BBF47DA"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冲压/抛光：8件（3个车间，5个质量）。</w:t>
      </w:r>
    </w:p>
    <w:p w14:paraId="44343A74" w14:textId="77777777" w:rsidR="00041680" w:rsidRPr="00641F64" w:rsidRDefault="00041680">
      <w:pPr>
        <w:spacing w:line="400" w:lineRule="exact"/>
        <w:rPr>
          <w:rFonts w:ascii="Times New Roman" w:eastAsia="SimSun" w:hAnsi="Times New Roman" w:cs="Times New Roman"/>
          <w:sz w:val="24"/>
          <w:lang w:val="fr-FR"/>
        </w:rPr>
      </w:pPr>
    </w:p>
    <w:p w14:paraId="22B36030" w14:textId="77777777" w:rsidR="00041680" w:rsidRPr="00641F64" w:rsidRDefault="00041680">
      <w:pPr>
        <w:spacing w:line="400" w:lineRule="exact"/>
        <w:rPr>
          <w:rFonts w:ascii="Times New Roman" w:eastAsia="SimSun" w:hAnsi="Times New Roman" w:cs="Times New Roman"/>
          <w:sz w:val="24"/>
          <w:lang w:val="fr-FR"/>
        </w:rPr>
      </w:pPr>
    </w:p>
    <w:p w14:paraId="567DE86E"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阳极氧化：5 件（所有质量）+ 车间比色表。</w:t>
      </w:r>
    </w:p>
    <w:p w14:paraId="374A9961" w14:textId="77777777" w:rsidR="00041680" w:rsidRPr="00641F64" w:rsidRDefault="00041680">
      <w:pPr>
        <w:spacing w:line="400" w:lineRule="exact"/>
        <w:rPr>
          <w:rFonts w:ascii="Times New Roman" w:eastAsia="SimSun" w:hAnsi="Times New Roman" w:cs="Times New Roman"/>
          <w:sz w:val="24"/>
          <w:lang w:val="fr-FR"/>
        </w:rPr>
      </w:pPr>
    </w:p>
    <w:p w14:paraId="43EAFAC6" w14:textId="77777777" w:rsidR="00041680" w:rsidRPr="00641F64" w:rsidRDefault="00041680">
      <w:pPr>
        <w:spacing w:line="400" w:lineRule="exact"/>
        <w:rPr>
          <w:rFonts w:ascii="Times New Roman" w:eastAsia="SimSun" w:hAnsi="Times New Roman" w:cs="Times New Roman"/>
          <w:sz w:val="24"/>
          <w:lang w:val="fr-FR"/>
        </w:rPr>
      </w:pPr>
    </w:p>
    <w:p w14:paraId="28A36449"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 xml:space="preserve">成品：每批5件发货，记录在《发货登记表》中</w:t>
      </w:r>
      <w:r w:rsidRPr="00641F64">
        <w:rPr>
          <w:rFonts w:ascii="Times New Roman" w:eastAsia="SimSun" w:hAnsi="Times New Roman" w:cs="Times New Roman"/>
          <w:sz w:val="24"/>
          <w:lang w:val="fr-FR"/>
        </w:rPr>
        <w:t>成品样品”。应始终保留至少 1 件。</w:t>
      </w:r>
    </w:p>
    <w:p w14:paraId="1F4AFCA5" w14:textId="77777777" w:rsidR="00041680" w:rsidRPr="00641F64" w:rsidRDefault="00041680">
      <w:pPr>
        <w:spacing w:line="400" w:lineRule="exact"/>
        <w:rPr>
          <w:rFonts w:ascii="Times New Roman" w:eastAsia="SimSun" w:hAnsi="Times New Roman" w:cs="Times New Roman"/>
          <w:sz w:val="24"/>
          <w:lang w:val="fr-FR"/>
        </w:rPr>
      </w:pPr>
    </w:p>
    <w:p w14:paraId="1ACAFB4B" w14:textId="77777777" w:rsidR="00041680" w:rsidRPr="00641F64" w:rsidRDefault="00041680">
      <w:pPr>
        <w:spacing w:line="400" w:lineRule="exact"/>
        <w:rPr>
          <w:rFonts w:ascii="Times New Roman" w:eastAsia="SimSun" w:hAnsi="Times New Roman" w:cs="Times New Roman"/>
          <w:sz w:val="24"/>
          <w:lang w:val="fr-FR"/>
        </w:rPr>
      </w:pPr>
    </w:p>
    <w:p w14:paraId="78172C4F"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质量存档所有录音和样本。生产部门保留副本和车间样品。</w:t>
      </w:r>
      <w:r w:rsidRPr="00641F64">
        <w:rPr>
          <w:rFonts w:ascii="Times New Roman" w:eastAsia="SimSun" w:hAnsi="Times New Roman" w:cs="Times New Roman"/>
          <w:sz w:val="24"/>
          <w:lang w:val="fr-FR"/>
        </w:rPr>
        <w:br/>
        <w:t>4.1.11 生产授权：只有在书面质量验证后才能开始生产。</w:t>
      </w:r>
    </w:p>
    <w:p w14:paraId="2C0BB827" w14:textId="77777777" w:rsidR="00041680" w:rsidRPr="00641F64" w:rsidRDefault="00041680">
      <w:pPr>
        <w:spacing w:line="400" w:lineRule="exact"/>
        <w:rPr>
          <w:rFonts w:ascii="Times New Roman" w:eastAsia="SimSun" w:hAnsi="Times New Roman" w:cs="Times New Roman"/>
          <w:sz w:val="24"/>
          <w:lang w:val="fr-FR"/>
        </w:rPr>
      </w:pPr>
    </w:p>
    <w:p w14:paraId="58A487E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4.2 自我监控</w:t>
      </w:r>
      <w:r w:rsidRPr="00641F64">
        <w:rPr>
          <w:rFonts w:ascii="Times New Roman" w:eastAsia="SimSun" w:hAnsi="Times New Roman" w:cs="Times New Roman"/>
          <w:sz w:val="24"/>
          <w:lang w:val="fr-FR"/>
        </w:rPr>
        <w:br/>
        <w:t>4.2.1由生产操作人员对外观和简单功能进行自检。</w:t>
      </w:r>
      <w:r w:rsidRPr="00641F64">
        <w:rPr>
          <w:rFonts w:ascii="Times New Roman" w:eastAsia="SimSun" w:hAnsi="Times New Roman" w:cs="Times New Roman"/>
          <w:sz w:val="24"/>
          <w:lang w:val="fr-FR"/>
        </w:rPr>
        <w:br/>
        <w:t>4.2.2 操作员：根据色卡/外观极限标牌进行100%检查。报告任何异常情况。可能会保留可疑产品进行再处理并提交给质量部门。</w:t>
      </w:r>
      <w:r w:rsidRPr="00641F64">
        <w:rPr>
          <w:rFonts w:ascii="Times New Roman" w:eastAsia="SimSun" w:hAnsi="Times New Roman" w:cs="Times New Roman"/>
          <w:sz w:val="24"/>
          <w:lang w:val="fr-FR"/>
        </w:rPr>
        <w:br/>
        <w:t>4.2.3 团队领导/技术员：根据规范进行轮流检查，以检测和解决异常情况。</w:t>
      </w:r>
    </w:p>
    <w:p w14:paraId="3AFEC405"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4.3 旋转控制（IPQC）和最终过程控制</w:t>
      </w:r>
      <w:r w:rsidRPr="00641F64">
        <w:rPr>
          <w:rFonts w:ascii="Times New Roman" w:eastAsia="SimSun" w:hAnsi="Times New Roman" w:cs="Times New Roman"/>
          <w:sz w:val="24"/>
          <w:lang w:val="fr-FR"/>
        </w:rPr>
        <w:br/>
        <w:t>4.3.1 旋转控制器 - 尺寸/功能：</w:t>
      </w:r>
      <w:r w:rsidRPr="00641F64">
        <w:rPr>
          <w:rFonts w:ascii="Times New Roman" w:eastAsia="SimSun" w:hAnsi="Times New Roman" w:cs="Times New Roman"/>
          <w:sz w:val="24"/>
          <w:lang w:val="fr-FR"/>
        </w:rPr>
        <w:br/>
        <w:t>* IPQC 检查员检查规格和记录。</w:t>
      </w:r>
      <w:r w:rsidRPr="00641F64">
        <w:rPr>
          <w:rFonts w:ascii="Times New Roman" w:eastAsia="SimSun" w:hAnsi="Times New Roman" w:cs="Times New Roman"/>
          <w:sz w:val="24"/>
          <w:lang w:val="fr-FR"/>
        </w:rPr>
        <w:br/>
        <w:t>*典型频率：</w:t>
      </w:r>
      <w:r w:rsidRPr="00641F64">
        <w:rPr>
          <w:rFonts w:ascii="Times New Roman" w:eastAsia="SimSun" w:hAnsi="Times New Roman" w:cs="Times New Roman"/>
          <w:sz w:val="24"/>
          <w:lang w:val="fr-FR"/>
        </w:rPr>
        <w:br/>
        <w:t>* 成型：1次/组（尺寸），根据需要进行功能匹配。 ELC客户：1次/4小时。</w:t>
      </w:r>
      <w:r w:rsidRPr="00641F64">
        <w:rPr>
          <w:rFonts w:ascii="Times New Roman" w:eastAsia="SimSun" w:hAnsi="Times New Roman" w:cs="Times New Roman"/>
          <w:sz w:val="24"/>
          <w:lang w:val="fr-FR"/>
        </w:rPr>
        <w:br/>
        <w:t>* 烫金/印刷（粘合）：1次/2小时（8片）。</w:t>
      </w:r>
      <w:r w:rsidRPr="00641F64">
        <w:rPr>
          <w:rFonts w:ascii="Times New Roman" w:eastAsia="SimSun" w:hAnsi="Times New Roman" w:cs="Times New Roman"/>
          <w:sz w:val="24"/>
          <w:lang w:val="fr-FR"/>
        </w:rPr>
        <w:br/>
        <w:t>*组装：1次/组/线（13件）。 ELC客户端：1次/2小时（8个）。</w:t>
      </w:r>
      <w:r w:rsidRPr="00641F64">
        <w:rPr>
          <w:rFonts w:ascii="Times New Roman" w:eastAsia="SimSun" w:hAnsi="Times New Roman" w:cs="Times New Roman"/>
          <w:sz w:val="24"/>
          <w:lang w:val="fr-FR"/>
        </w:rPr>
        <w:br/>
        <w:t>* 涂漆（附着力）：1次/2小时； （关键尺寸/功能）：1次/团队/线路（13件）。</w:t>
      </w:r>
      <w:r w:rsidRPr="00641F64">
        <w:rPr>
          <w:rFonts w:ascii="Times New Roman" w:eastAsia="SimSun" w:hAnsi="Times New Roman" w:cs="Times New Roman"/>
          <w:sz w:val="24"/>
          <w:lang w:val="fr-FR"/>
        </w:rPr>
        <w:br/>
        <w:t xml:space="preserve">* 冲压/抛光/植绒：1</w:t>
      </w:r>
      <w:r w:rsidRPr="00641F64">
        <w:rPr>
          <w:rFonts w:ascii="Times New Roman" w:eastAsia="SimSun" w:hAnsi="Times New Roman" w:cs="Times New Roman"/>
          <w:sz w:val="24"/>
          <w:lang w:val="fr-FR"/>
        </w:rPr>
        <w:t>次/队（分别为 8、20、20 件）。</w:t>
      </w:r>
      <w:r w:rsidRPr="00641F64">
        <w:rPr>
          <w:rFonts w:ascii="Times New Roman" w:eastAsia="SimSun" w:hAnsi="Times New Roman" w:cs="Times New Roman"/>
          <w:sz w:val="24"/>
          <w:lang w:val="fr-FR"/>
        </w:rPr>
        <w:br/>
        <w:t>* 阳极氧化：收到框架后。</w:t>
      </w:r>
      <w:r w:rsidRPr="00641F64">
        <w:rPr>
          <w:rFonts w:ascii="Times New Roman" w:eastAsia="SimSun" w:hAnsi="Times New Roman" w:cs="Times New Roman"/>
          <w:sz w:val="24"/>
          <w:lang w:val="fr-FR"/>
        </w:rPr>
        <w:br/>
      </w:r>
      <w:r w:rsidRPr="00641F64">
        <w:rPr>
          <w:rFonts w:ascii="Times New Roman" w:eastAsia="SimSun" w:hAnsi="Times New Roman" w:cs="Times New Roman"/>
          <w:sz w:val="24"/>
          <w:lang w:val="fr-FR"/>
        </w:rPr>
        <w:lastRenderedPageBreak/>
        <w:t>4.3.2 轮换检查——外观和最终检查：</w:t>
      </w:r>
      <w:r w:rsidRPr="00641F64">
        <w:rPr>
          <w:rFonts w:ascii="Times New Roman" w:eastAsia="SimSun" w:hAnsi="Times New Roman" w:cs="Times New Roman"/>
          <w:sz w:val="24"/>
          <w:lang w:val="fr-FR"/>
        </w:rPr>
        <w:br/>
        <w:t>* 检查作业指导书、表格和首件样品的一致性。</w:t>
      </w:r>
      <w:r w:rsidRPr="00641F64">
        <w:rPr>
          <w:rFonts w:ascii="Times New Roman" w:eastAsia="SimSun" w:hAnsi="Times New Roman" w:cs="Times New Roman"/>
          <w:sz w:val="24"/>
          <w:lang w:val="fr-FR"/>
        </w:rPr>
        <w:br/>
        <w:t>* 检查颜色。</w:t>
      </w:r>
      <w:r w:rsidRPr="00641F64">
        <w:rPr>
          <w:rFonts w:ascii="Times New Roman" w:eastAsia="SimSun" w:hAnsi="Times New Roman" w:cs="Times New Roman"/>
          <w:sz w:val="24"/>
          <w:lang w:val="fr-FR"/>
        </w:rPr>
        <w:br/>
        <w:t>* 典型频率（方面）：1次/2小时，收集20件（进行中+整箱）。</w:t>
      </w:r>
      <w:r w:rsidRPr="00641F64">
        <w:rPr>
          <w:rFonts w:ascii="Times New Roman" w:eastAsia="SimSun" w:hAnsi="Times New Roman" w:cs="Times New Roman"/>
          <w:sz w:val="24"/>
          <w:lang w:val="fr-FR"/>
        </w:rPr>
        <w:br/>
        <w:t>* 最终检查：对满箱应用抽样计划。结果记录在研讨会特定的报告中。</w:t>
      </w:r>
      <w:r w:rsidRPr="00641F64">
        <w:rPr>
          <w:rFonts w:ascii="Times New Roman" w:eastAsia="SimSun" w:hAnsi="Times New Roman" w:cs="Times New Roman"/>
          <w:sz w:val="24"/>
          <w:lang w:val="fr-FR"/>
        </w:rPr>
        <w:br/>
      </w:r>
      <w:r>
        <w:rPr>
          <w:rFonts w:ascii="Times New Roman" w:eastAsia="SimSun" w:hAnsi="Times New Roman" w:cs="Times New Roman"/>
          <w:sz w:val="24"/>
        </w:rPr>
        <w:t xml:space="preserve">4.3.3 异常管理：任何检测到的异常都会立即报告。</w:t>
      </w:r>
      <w:r w:rsidRPr="00641F64">
        <w:rPr>
          <w:rFonts w:ascii="Times New Roman" w:eastAsia="SimSun" w:hAnsi="Times New Roman" w:cs="Times New Roman"/>
          <w:sz w:val="24"/>
          <w:lang w:val="fr-FR"/>
        </w:rPr>
        <w:t>如果导致批次不合格（≥2个检验周期），则会出具质量异常报告，并根据不合格产品控制程序进行处理。</w:t>
      </w:r>
      <w:r w:rsidRPr="00641F64">
        <w:rPr>
          <w:rFonts w:ascii="Times New Roman" w:eastAsia="SimSun" w:hAnsi="Times New Roman" w:cs="Times New Roman"/>
          <w:sz w:val="24"/>
          <w:lang w:val="fr-FR"/>
        </w:rPr>
        <w:br/>
        <w:t>4.3.4 第一个和最后一个箱子：每班必须检查。</w:t>
      </w:r>
    </w:p>
    <w:p w14:paraId="5AB2CD81"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4.4 成品检验（适用于注塑）</w:t>
      </w:r>
      <w:r w:rsidRPr="00641F64">
        <w:rPr>
          <w:rFonts w:ascii="Times New Roman" w:eastAsia="SimSun" w:hAnsi="Times New Roman" w:cs="Times New Roman"/>
          <w:sz w:val="24"/>
          <w:lang w:val="fr-FR"/>
        </w:rPr>
        <w:br/>
        <w:t>4.4.1 生产结束时，生产部门提交1个完整模具。</w:t>
      </w:r>
      <w:r w:rsidRPr="00641F64">
        <w:rPr>
          <w:rFonts w:ascii="Times New Roman" w:eastAsia="SimSun" w:hAnsi="Times New Roman" w:cs="Times New Roman"/>
          <w:sz w:val="24"/>
          <w:lang w:val="fr-FR"/>
        </w:rPr>
        <w:br/>
        <w:t>4.4.2 质量仅检查外观（不检查尺寸/功能）。</w:t>
      </w:r>
      <w:r w:rsidRPr="00641F64">
        <w:rPr>
          <w:rFonts w:ascii="Times New Roman" w:eastAsia="SimSun" w:hAnsi="Times New Roman" w:cs="Times New Roman"/>
          <w:sz w:val="24"/>
          <w:lang w:val="fr-FR"/>
        </w:rPr>
        <w:br/>
        <w:t>4.4.3 如果符合：建立由生产部门签署的“最后物品验证表”。</w:t>
      </w:r>
      <w:r w:rsidRPr="00641F64">
        <w:rPr>
          <w:rFonts w:ascii="Times New Roman" w:eastAsia="SimSun" w:hAnsi="Times New Roman" w:cs="Times New Roman"/>
          <w:sz w:val="24"/>
          <w:lang w:val="fr-FR"/>
        </w:rPr>
        <w:br/>
        <w:t>4.4.4 不合格时：建立该单作为模具修复的依据，并追溯出厂产品，避免污染下道工序。</w:t>
      </w:r>
    </w:p>
    <w:p w14:paraId="1882B7F7" w14:textId="77777777" w:rsidR="00041680" w:rsidRDefault="00CB7BF4">
      <w:pPr>
        <w:spacing w:line="400" w:lineRule="exact"/>
        <w:rPr>
          <w:rFonts w:ascii="Times New Roman" w:eastAsia="SimSun" w:hAnsi="Times New Roman" w:cs="Times New Roman"/>
          <w:sz w:val="24"/>
        </w:rPr>
      </w:pPr>
      <w:r w:rsidRPr="00641F64">
        <w:rPr>
          <w:rFonts w:ascii="Times New Roman" w:eastAsia="SimSun" w:hAnsi="Times New Roman" w:cs="Times New Roman"/>
          <w:sz w:val="24"/>
          <w:lang w:val="fr-FR"/>
        </w:rPr>
        <w:t>4.5 产品的判断与鉴别</w:t>
      </w:r>
      <w:r w:rsidRPr="00641F64">
        <w:rPr>
          <w:rFonts w:ascii="Times New Roman" w:eastAsia="SimSun" w:hAnsi="Times New Roman" w:cs="Times New Roman"/>
          <w:sz w:val="24"/>
          <w:lang w:val="fr-FR"/>
        </w:rPr>
        <w:br/>
        <w:t>4.5.1 合规产品：在纸箱标签上贴上蓝色“ACCEPTED”印章。</w:t>
      </w:r>
      <w:r w:rsidRPr="00641F64">
        <w:rPr>
          <w:rFonts w:ascii="Times New Roman" w:eastAsia="SimSun" w:hAnsi="Times New Roman" w:cs="Times New Roman"/>
          <w:sz w:val="24"/>
          <w:lang w:val="fr-FR"/>
        </w:rPr>
        <w:br/>
        <w:t>4.5.2 检测到异常：与质量主管确认。如果验证不符合：</w:t>
      </w:r>
      <w:r w:rsidRPr="00641F64">
        <w:rPr>
          <w:rFonts w:ascii="Times New Roman" w:eastAsia="SimSun" w:hAnsi="Times New Roman" w:cs="Times New Roman"/>
          <w:sz w:val="24"/>
          <w:lang w:val="fr-FR"/>
        </w:rPr>
        <w:br/>
        <w:t>* 发布质量异常报告。</w:t>
      </w:r>
      <w:r w:rsidRPr="00641F64">
        <w:rPr>
          <w:rFonts w:ascii="Times New Roman" w:eastAsia="SimSun" w:hAnsi="Times New Roman" w:cs="Times New Roman"/>
          <w:sz w:val="24"/>
          <w:lang w:val="fr-FR"/>
        </w:rPr>
        <w:br/>
        <w:t>* 在盒子上贴上黄色“异常”标签。</w:t>
      </w:r>
      <w:r w:rsidRPr="00641F64">
        <w:rPr>
          <w:rFonts w:ascii="Times New Roman" w:eastAsia="SimSun" w:hAnsi="Times New Roman" w:cs="Times New Roman"/>
          <w:sz w:val="24"/>
          <w:lang w:val="fr-FR"/>
        </w:rPr>
        <w:br/>
        <w:t>* 对于要丢弃的产品：使用红色“拒绝”标签/区域。</w:t>
      </w:r>
      <w:r w:rsidRPr="00641F64">
        <w:rPr>
          <w:rFonts w:ascii="Times New Roman" w:eastAsia="SimSun" w:hAnsi="Times New Roman" w:cs="Times New Roman"/>
          <w:sz w:val="24"/>
          <w:lang w:val="fr-FR"/>
        </w:rPr>
        <w:br/>
        <w:t>4.5.3 处理时间：生产部门必须在24小时内将填好的质量异常报告返回给质量部门。</w:t>
      </w:r>
      <w:r w:rsidRPr="00641F64">
        <w:rPr>
          <w:rFonts w:ascii="Times New Roman" w:eastAsia="SimSun" w:hAnsi="Times New Roman" w:cs="Times New Roman"/>
          <w:sz w:val="24"/>
          <w:lang w:val="fr-FR"/>
        </w:rPr>
        <w:br/>
        <w:t>4.5.4 报告编号系统</w:t>
      </w:r>
      <w:r w:rsidRPr="00641F64">
        <w:rPr>
          <w:rFonts w:ascii="Times New Roman" w:eastAsia="SimSun" w:hAnsi="Times New Roman" w:cs="Times New Roman"/>
          <w:sz w:val="24"/>
          <w:lang w:val="fr-FR"/>
        </w:rPr>
        <w:t>实时：</w:t>
      </w:r>
      <w:r w:rsidRPr="00641F64">
        <w:rPr>
          <w:rFonts w:ascii="Times New Roman" w:eastAsia="SimSun" w:hAnsi="Times New Roman" w:cs="Times New Roman"/>
          <w:sz w:val="24"/>
          <w:lang w:val="fr-FR"/>
        </w:rPr>
        <w:br/>
        <w:t>* A、质量反馈报告：车间代码+机器代码（2位）+月份（2位）+流水号（3位）。</w:t>
      </w:r>
      <w:r w:rsidRPr="00641F64">
        <w:rPr>
          <w:rFonts w:ascii="Times New Roman" w:eastAsia="SimSun" w:hAnsi="Times New Roman" w:cs="Times New Roman"/>
          <w:sz w:val="24"/>
          <w:lang w:val="fr-FR"/>
        </w:rPr>
        <w:br/>
        <w:t>* *例如：“ZS0112001”= 成型，机器 01，12 月，第 1 份报告。*</w:t>
      </w:r>
      <w:r w:rsidRPr="00641F64">
        <w:rPr>
          <w:rFonts w:ascii="Times New Roman" w:eastAsia="SimSun" w:hAnsi="Times New Roman" w:cs="Times New Roman"/>
          <w:sz w:val="24"/>
          <w:lang w:val="fr-FR"/>
        </w:rPr>
        <w:br/>
        <w:t>* B、质量异常报告：车间代码+年份（2位）+月份（2位）+序号（3位）。</w:t>
      </w:r>
      <w:r w:rsidRPr="00641F64">
        <w:rPr>
          <w:rFonts w:ascii="Times New Roman" w:eastAsia="SimSun" w:hAnsi="Times New Roman" w:cs="Times New Roman"/>
          <w:sz w:val="24"/>
          <w:lang w:val="fr-FR"/>
        </w:rPr>
        <w:br/>
      </w:r>
      <w:r>
        <w:rPr>
          <w:rFonts w:ascii="Times New Roman" w:eastAsia="SimSun" w:hAnsi="Times New Roman" w:cs="Times New Roman"/>
          <w:sz w:val="24"/>
        </w:rPr>
        <w:t>* *例如：“ZS2204001”= 选角，2022 年 4 月，第 1 份报告。*</w:t>
      </w:r>
    </w:p>
    <w:p w14:paraId="69D839FF" w14:textId="77777777" w:rsidR="00041680" w:rsidRDefault="00CB7BF4">
      <w:pPr>
        <w:spacing w:line="400" w:lineRule="exact"/>
        <w:rPr>
          <w:rFonts w:ascii="Times New Roman" w:eastAsia="SimSun" w:hAnsi="Times New Roman" w:cs="Times New Roman"/>
          <w:sz w:val="24"/>
        </w:rPr>
      </w:pPr>
      <w:r>
        <w:rPr>
          <w:rFonts w:ascii="Times New Roman" w:eastAsia="SimSun" w:hAnsi="Times New Roman" w:cs="Times New Roman"/>
          <w:sz w:val="24"/>
        </w:rPr>
        <w:t>* C. 车间代码：</w:t>
      </w:r>
    </w:p>
    <w:p w14:paraId="2735DF7A" w14:textId="77777777" w:rsidR="00041680" w:rsidRDefault="00041680">
      <w:pPr>
        <w:spacing w:line="400" w:lineRule="exact"/>
        <w:rPr>
          <w:rFonts w:ascii="Times New Roman" w:eastAsia="SimSun" w:hAnsi="Times New Roman" w:cs="Times New Roman"/>
          <w:sz w:val="24"/>
        </w:rPr>
      </w:pPr>
    </w:p>
    <w:p w14:paraId="16201CE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 xml:space="preserve">4.6 质量部保存所有</w:t>
      </w:r>
      <w:r w:rsidRPr="00641F64">
        <w:rPr>
          <w:rFonts w:ascii="Times New Roman" w:eastAsia="SimSun" w:hAnsi="Times New Roman" w:cs="Times New Roman"/>
          <w:sz w:val="24"/>
          <w:lang w:val="fr-FR"/>
        </w:rPr>
        <w:t>相关检验记录。每日必须将《质量异常报告》表格提交给办公室工作人员进行统计和汇总。</w:t>
      </w:r>
    </w:p>
    <w:p w14:paraId="6901A70D"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5.相关文件：</w:t>
      </w:r>
      <w:r w:rsidRPr="00641F64">
        <w:rPr>
          <w:rFonts w:ascii="Times New Roman" w:eastAsia="SimSun" w:hAnsi="Times New Roman" w:cs="Times New Roman"/>
          <w:sz w:val="24"/>
          <w:lang w:val="fr-FR"/>
        </w:rPr>
        <w:br/>
        <w:t>5.1 MYCAH-OP-GM-20“不合格产品控制程序”</w:t>
      </w:r>
      <w:r w:rsidRPr="00641F64">
        <w:rPr>
          <w:rFonts w:ascii="Times New Roman" w:eastAsia="SimSun" w:hAnsi="Times New Roman" w:cs="Times New Roman"/>
          <w:sz w:val="24"/>
          <w:lang w:val="fr-FR"/>
        </w:rPr>
        <w:br/>
        <w:t>5.2 MYCAH-OP-GM-17“识别和追溯程序”</w:t>
      </w:r>
      <w:r w:rsidRPr="00641F64">
        <w:rPr>
          <w:rFonts w:ascii="Times New Roman" w:eastAsia="SimSun" w:hAnsi="Times New Roman" w:cs="Times New Roman"/>
          <w:sz w:val="24"/>
          <w:lang w:val="fr-FR"/>
        </w:rPr>
        <w:br/>
        <w:t>5.3 MYCAH-WI-QD-001“产品抽样计划”</w:t>
      </w:r>
      <w:r w:rsidRPr="00641F64">
        <w:rPr>
          <w:rFonts w:ascii="Times New Roman" w:eastAsia="SimSun" w:hAnsi="Times New Roman" w:cs="Times New Roman"/>
          <w:sz w:val="24"/>
          <w:lang w:val="fr-FR"/>
        </w:rPr>
        <w:br/>
        <w:t>5.4 MYCAH-WI-QD-005“质量判断标准”</w:t>
      </w:r>
    </w:p>
    <w:p w14:paraId="7F729574"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六、相关记录：</w:t>
      </w:r>
      <w:r w:rsidRPr="00641F64">
        <w:rPr>
          <w:rFonts w:ascii="Times New Roman" w:eastAsia="SimSun" w:hAnsi="Times New Roman" w:cs="Times New Roman"/>
          <w:sz w:val="24"/>
          <w:lang w:val="fr-FR"/>
        </w:rPr>
        <w:br/>
        <w:t>6.1 MYC-FM-QD-001 质量异常报告</w:t>
      </w:r>
      <w:r w:rsidRPr="00641F64">
        <w:rPr>
          <w:rFonts w:ascii="Times New Roman" w:eastAsia="SimSun" w:hAnsi="Times New Roman" w:cs="Times New Roman"/>
          <w:sz w:val="24"/>
          <w:lang w:val="fr-FR"/>
        </w:rPr>
        <w:br/>
        <w:t>6.2 MYC-FM-QD-002 首件验证表</w:t>
      </w:r>
      <w:r w:rsidRPr="00641F64">
        <w:rPr>
          <w:rFonts w:ascii="Times New Roman" w:eastAsia="SimSun" w:hAnsi="Times New Roman" w:cs="Times New Roman"/>
          <w:sz w:val="24"/>
          <w:lang w:val="fr-FR"/>
        </w:rPr>
        <w:br/>
        <w:t>6.3 MYC-FM-QD-004 控制记录表尺寸/功能</w:t>
      </w:r>
      <w:r w:rsidRPr="00641F64">
        <w:rPr>
          <w:rFonts w:ascii="Times New Roman" w:eastAsia="SimSun" w:hAnsi="Times New Roman" w:cs="Times New Roman"/>
          <w:sz w:val="24"/>
          <w:lang w:val="fr-FR"/>
        </w:rPr>
        <w:br/>
        <w:t>6.4 MYC-FM-QD-005 轮转及最终检验记录表-注塑车间</w:t>
      </w:r>
      <w:r w:rsidRPr="00641F64">
        <w:rPr>
          <w:rFonts w:ascii="Times New Roman" w:eastAsia="SimSun" w:hAnsi="Times New Roman" w:cs="Times New Roman"/>
          <w:sz w:val="24"/>
          <w:lang w:val="fr-FR"/>
        </w:rPr>
        <w:br/>
        <w:t>6.5 MYC-FM-QD-006 轮换和最终检验记录表-烫金/印刷车间</w:t>
      </w:r>
      <w:r w:rsidRPr="00641F64">
        <w:rPr>
          <w:rFonts w:ascii="Times New Roman" w:eastAsia="SimSun" w:hAnsi="Times New Roman" w:cs="Times New Roman"/>
          <w:sz w:val="24"/>
          <w:lang w:val="fr-FR"/>
        </w:rPr>
        <w:br/>
        <w:t>6.6 MYC-FM-QD-007 轮换和最终检验记录表-装配车间</w:t>
      </w:r>
      <w:r w:rsidRPr="00641F64">
        <w:rPr>
          <w:rFonts w:ascii="Times New Roman" w:eastAsia="SimSun" w:hAnsi="Times New Roman" w:cs="Times New Roman"/>
          <w:sz w:val="24"/>
          <w:lang w:val="fr-FR"/>
        </w:rPr>
        <w:br/>
        <w:t>6.7 MYC-FM-QD-009 验证表</w:t>
      </w:r>
      <w:r w:rsidRPr="00641F64">
        <w:rPr>
          <w:rFonts w:ascii="Times New Roman" w:eastAsia="SimSun" w:hAnsi="Times New Roman" w:cs="Times New Roman"/>
          <w:sz w:val="24"/>
          <w:lang w:val="fr-FR"/>
        </w:rPr>
        <w:t>上一篇</w:t>
      </w:r>
      <w:r w:rsidRPr="00641F64">
        <w:rPr>
          <w:rFonts w:ascii="Times New Roman" w:eastAsia="SimSun" w:hAnsi="Times New Roman" w:cs="Times New Roman"/>
          <w:sz w:val="24"/>
          <w:lang w:val="fr-FR"/>
        </w:rPr>
        <w:br/>
      </w:r>
      <w:r w:rsidRPr="00641F64">
        <w:rPr>
          <w:rFonts w:ascii="Times New Roman" w:eastAsia="SimSun" w:hAnsi="Times New Roman" w:cs="Times New Roman"/>
          <w:sz w:val="24"/>
          <w:lang w:val="fr-FR"/>
        </w:rPr>
        <w:lastRenderedPageBreak/>
        <w:t>6.8 MYC-FM-QD-010 装运前检验报告</w:t>
      </w:r>
      <w:r w:rsidRPr="00641F64">
        <w:rPr>
          <w:rFonts w:ascii="Times New Roman" w:eastAsia="SimSun" w:hAnsi="Times New Roman" w:cs="Times New Roman"/>
          <w:sz w:val="24"/>
          <w:lang w:val="fr-FR"/>
        </w:rPr>
        <w:br/>
        <w:t>6.9 MYC-FM-QD-011 旋转控制记录表-冲压车间</w:t>
      </w:r>
      <w:r w:rsidRPr="00641F64">
        <w:rPr>
          <w:rFonts w:ascii="Times New Roman" w:eastAsia="SimSun" w:hAnsi="Times New Roman" w:cs="Times New Roman"/>
          <w:sz w:val="24"/>
          <w:lang w:val="fr-FR"/>
        </w:rPr>
        <w:br/>
        <w:t>6.10 MYC-FM-QD-012 移交件控制记录表</w:t>
      </w:r>
      <w:r w:rsidRPr="00641F64">
        <w:rPr>
          <w:rFonts w:ascii="Times New Roman" w:eastAsia="SimSun" w:hAnsi="Times New Roman" w:cs="Times New Roman"/>
          <w:sz w:val="24"/>
          <w:lang w:val="fr-FR"/>
        </w:rPr>
        <w:br/>
        <w:t>6.11 MYC-FM-QD-013 检验记录表-抛光车间</w:t>
      </w:r>
      <w:r w:rsidRPr="00641F64">
        <w:rPr>
          <w:rFonts w:ascii="Times New Roman" w:eastAsia="SimSun" w:hAnsi="Times New Roman" w:cs="Times New Roman"/>
          <w:sz w:val="24"/>
          <w:lang w:val="fr-FR"/>
        </w:rPr>
        <w:br/>
        <w:t>6.12 MYC-FM-QD-014检验报告-阳极氧化车间</w:t>
      </w:r>
      <w:r w:rsidRPr="00641F64">
        <w:rPr>
          <w:rFonts w:ascii="Times New Roman" w:eastAsia="SimSun" w:hAnsi="Times New Roman" w:cs="Times New Roman"/>
          <w:sz w:val="24"/>
          <w:lang w:val="fr-FR"/>
        </w:rPr>
        <w:br/>
        <w:t>6.13 MYC-FM-QD-015 控制记录表-植绒车间</w:t>
      </w:r>
      <w:r w:rsidRPr="00641F64">
        <w:rPr>
          <w:rFonts w:ascii="Times New Roman" w:eastAsia="SimSun" w:hAnsi="Times New Roman" w:cs="Times New Roman"/>
          <w:sz w:val="24"/>
          <w:lang w:val="fr-FR"/>
        </w:rPr>
        <w:br/>
        <w:t>6.14 MYC-FM-QD-016 控制记录表</w:t>
      </w:r>
      <w:r w:rsidRPr="00641F64">
        <w:rPr>
          <w:rFonts w:ascii="Times New Roman" w:eastAsia="SimSun" w:hAnsi="Times New Roman" w:cs="Times New Roman"/>
          <w:sz w:val="24"/>
          <w:lang w:val="fr-FR"/>
        </w:rPr>
        <w:t xml:space="preserve">转折点与结局——喷漆工作坊</w:t>
      </w:r>
      <w:r w:rsidRPr="00641F64">
        <w:rPr>
          <w:rFonts w:ascii="Times New Roman" w:eastAsia="SimSun" w:hAnsi="Times New Roman" w:cs="Times New Roman"/>
          <w:sz w:val="24"/>
          <w:lang w:val="fr-FR"/>
        </w:rPr>
        <w:br/>
        <w:t>6.15 MYC-FM-QD-021 成品保存样品登记册</w:t>
      </w:r>
      <w:r w:rsidRPr="00641F64">
        <w:rPr>
          <w:rFonts w:ascii="Times New Roman" w:eastAsia="SimSun" w:hAnsi="Times New Roman" w:cs="Times New Roman"/>
          <w:sz w:val="24"/>
          <w:lang w:val="fr-FR"/>
        </w:rPr>
        <w:br/>
        <w:t>6.16 MYC-FM-QD-059 最终质量控制（FQC）记录表</w:t>
      </w:r>
    </w:p>
    <w:p w14:paraId="69DC8D62" w14:textId="77777777" w:rsidR="00041680" w:rsidRDefault="00CB7BF4">
      <w:pPr>
        <w:spacing w:line="400" w:lineRule="exact"/>
        <w:rPr>
          <w:rFonts w:ascii="Times New Roman" w:eastAsia="SimSun" w:hAnsi="Times New Roman" w:cs="Times New Roman"/>
          <w:sz w:val="24"/>
        </w:rPr>
      </w:pPr>
      <w:r>
        <w:rPr>
          <w:rFonts w:ascii="Times New Roman" w:eastAsia="SimSun" w:hAnsi="Times New Roman" w:cs="Times New Roman"/>
          <w:sz w:val="24"/>
        </w:rPr>
        <w:t>7. 附录：无</w:t>
      </w:r>
    </w:p>
    <w:p w14:paraId="4D28C763" w14:textId="77777777" w:rsidR="00041680" w:rsidRDefault="00041680">
      <w:pPr>
        <w:spacing w:line="400" w:lineRule="exact"/>
        <w:rPr>
          <w:rFonts w:ascii="Times New Roman" w:eastAsia="SimSun" w:hAnsi="Times New Roman" w:cs="Times New Roman"/>
          <w:sz w:val="24"/>
        </w:rPr>
      </w:pPr>
    </w:p>
    <w:p w14:paraId="3075F230" w14:textId="77777777" w:rsidR="00041680" w:rsidRDefault="00041680">
      <w:pPr>
        <w:spacing w:line="400" w:lineRule="exact"/>
        <w:rPr>
          <w:rFonts w:ascii="Times New Roman" w:eastAsia="SimSun" w:hAnsi="Times New Roman" w:cs="Times New Roman"/>
          <w:sz w:val="24"/>
        </w:rPr>
      </w:pPr>
    </w:p>
    <w:p w14:paraId="37D8F162" w14:textId="77777777" w:rsidR="00041680" w:rsidRDefault="00041680">
      <w:pPr>
        <w:spacing w:line="400" w:lineRule="exact"/>
        <w:rPr>
          <w:rFonts w:ascii="Times New Roman" w:eastAsia="SimSun" w:hAnsi="Times New Roman" w:cs="Times New Roman"/>
          <w:sz w:val="24"/>
        </w:rPr>
      </w:pPr>
    </w:p>
    <w:p w14:paraId="18B0FD31" w14:textId="77777777" w:rsidR="00041680" w:rsidRDefault="00041680">
      <w:pPr>
        <w:spacing w:line="400" w:lineRule="exact"/>
        <w:rPr>
          <w:rFonts w:ascii="Times New Roman" w:eastAsia="SimSun" w:hAnsi="Times New Roman" w:cs="Times New Roman"/>
          <w:sz w:val="24"/>
        </w:rPr>
      </w:pPr>
    </w:p>
    <w:p w14:paraId="58EE0A4E" w14:textId="77777777" w:rsidR="00041680" w:rsidRDefault="00041680">
      <w:pPr>
        <w:spacing w:line="400" w:lineRule="exact"/>
        <w:rPr>
          <w:rFonts w:ascii="Times New Roman" w:eastAsia="SimSun" w:hAnsi="Times New Roman" w:cs="Times New Roman"/>
          <w:sz w:val="24"/>
        </w:rPr>
      </w:pPr>
    </w:p>
    <w:p w14:paraId="3F0E3372" w14:textId="77777777" w:rsidR="00041680" w:rsidRDefault="00041680">
      <w:pPr>
        <w:spacing w:line="400" w:lineRule="exact"/>
        <w:rPr>
          <w:rFonts w:ascii="Times New Roman" w:eastAsia="SimSun" w:hAnsi="Times New Roman" w:cs="Times New Roman"/>
          <w:sz w:val="24"/>
        </w:rPr>
      </w:pPr>
    </w:p>
    <w:p w14:paraId="1ED85F7A" w14:textId="77777777" w:rsidR="00041680" w:rsidRDefault="00041680">
      <w:pPr>
        <w:spacing w:line="400" w:lineRule="exact"/>
        <w:rPr>
          <w:rFonts w:ascii="Times New Roman" w:eastAsia="SimSun" w:hAnsi="Times New Roman" w:cs="Times New Roman"/>
          <w:sz w:val="24"/>
        </w:rPr>
      </w:pPr>
    </w:p>
    <w:p w14:paraId="6DD39499" w14:textId="77777777" w:rsidR="00041680" w:rsidRDefault="00041680">
      <w:pPr>
        <w:spacing w:line="400" w:lineRule="exact"/>
        <w:rPr>
          <w:rFonts w:ascii="Times New Roman" w:eastAsia="SimSun" w:hAnsi="Times New Roman" w:cs="Times New Roman"/>
          <w:sz w:val="24"/>
        </w:rPr>
      </w:pPr>
    </w:p>
    <w:p w14:paraId="68F8A425" w14:textId="77777777" w:rsidR="00041680" w:rsidRDefault="00041680">
      <w:pPr>
        <w:spacing w:line="400" w:lineRule="exact"/>
        <w:rPr>
          <w:rFonts w:ascii="Times New Roman" w:eastAsia="SimSun" w:hAnsi="Times New Roman" w:cs="Times New Roman"/>
          <w:sz w:val="24"/>
        </w:rPr>
      </w:pPr>
    </w:p>
    <w:p w14:paraId="25BE154E" w14:textId="77777777" w:rsidR="00041680" w:rsidRDefault="00041680">
      <w:pPr>
        <w:spacing w:line="400" w:lineRule="exact"/>
        <w:rPr>
          <w:rFonts w:ascii="Times New Roman" w:eastAsia="SimSun" w:hAnsi="Times New Roman" w:cs="Times New Roman"/>
          <w:sz w:val="24"/>
        </w:rPr>
      </w:pPr>
    </w:p>
    <w:p w14:paraId="08442077" w14:textId="77777777" w:rsidR="00041680" w:rsidRDefault="00041680">
      <w:pPr>
        <w:spacing w:line="400" w:lineRule="exact"/>
        <w:rPr>
          <w:rFonts w:ascii="Times New Roman" w:eastAsia="SimSun" w:hAnsi="Times New Roman" w:cs="Times New Roman"/>
          <w:sz w:val="24"/>
        </w:rPr>
      </w:pPr>
    </w:p>
    <w:p w14:paraId="389E2184" w14:textId="77777777" w:rsidR="00041680" w:rsidRDefault="00041680">
      <w:pPr>
        <w:spacing w:line="400" w:lineRule="exact"/>
        <w:rPr>
          <w:rFonts w:ascii="Times New Roman" w:eastAsia="SimSun" w:hAnsi="Times New Roman" w:cs="Times New Roman"/>
          <w:sz w:val="24"/>
        </w:rPr>
      </w:pPr>
    </w:p>
    <w:p w14:paraId="257885D8" w14:textId="77777777" w:rsidR="00041680" w:rsidRDefault="00041680">
      <w:pPr>
        <w:spacing w:line="400" w:lineRule="exact"/>
        <w:rPr>
          <w:rFonts w:ascii="Times New Roman" w:eastAsia="SimSun" w:hAnsi="Times New Roman" w:cs="Times New Roman"/>
          <w:sz w:val="24"/>
        </w:rPr>
      </w:pPr>
    </w:p>
    <w:p w14:paraId="1BB36E7C" w14:textId="77777777" w:rsidR="00041680" w:rsidRDefault="00041680">
      <w:pPr>
        <w:spacing w:line="400" w:lineRule="exact"/>
        <w:rPr>
          <w:rFonts w:ascii="Times New Roman" w:eastAsia="SimSun" w:hAnsi="Times New Roman" w:cs="Times New Roman"/>
          <w:sz w:val="24"/>
        </w:rPr>
      </w:pPr>
    </w:p>
    <w:p w14:paraId="4DA25BAB" w14:textId="77777777" w:rsidR="00041680" w:rsidRDefault="00041680">
      <w:pPr>
        <w:spacing w:line="400" w:lineRule="exact"/>
        <w:rPr>
          <w:rFonts w:ascii="Times New Roman" w:eastAsia="SimSun" w:hAnsi="Times New Roman" w:cs="Times New Roman"/>
          <w:sz w:val="24"/>
        </w:rPr>
      </w:pPr>
    </w:p>
    <w:p w14:paraId="68A39A0B" w14:textId="77777777" w:rsidR="00041680" w:rsidRDefault="00041680">
      <w:pPr>
        <w:spacing w:line="400" w:lineRule="exact"/>
        <w:rPr>
          <w:rFonts w:ascii="Times New Roman" w:eastAsia="SimSun" w:hAnsi="Times New Roman" w:cs="Times New Roman"/>
          <w:sz w:val="24"/>
        </w:rPr>
      </w:pPr>
    </w:p>
    <w:p w14:paraId="6759798D" w14:textId="77777777" w:rsidR="00041680" w:rsidRDefault="00041680">
      <w:pPr>
        <w:spacing w:line="400" w:lineRule="exact"/>
        <w:rPr>
          <w:rFonts w:ascii="Times New Roman" w:eastAsia="SimSun" w:hAnsi="Times New Roman" w:cs="Times New Roman"/>
          <w:sz w:val="24"/>
        </w:rPr>
      </w:pPr>
    </w:p>
    <w:p w14:paraId="6E990317" w14:textId="77777777" w:rsidR="00041680" w:rsidRDefault="00041680">
      <w:pPr>
        <w:spacing w:line="400" w:lineRule="exact"/>
        <w:rPr>
          <w:rFonts w:ascii="Times New Roman" w:eastAsia="SimSun" w:hAnsi="Times New Roman" w:cs="Times New Roman"/>
          <w:sz w:val="24"/>
        </w:rPr>
      </w:pPr>
    </w:p>
    <w:p w14:paraId="7F1886A2" w14:textId="77777777" w:rsidR="00041680" w:rsidRDefault="00041680">
      <w:pPr>
        <w:spacing w:line="400" w:lineRule="exact"/>
        <w:rPr>
          <w:rFonts w:ascii="Times New Roman" w:eastAsia="SimSun" w:hAnsi="Times New Roman" w:cs="Times New Roman"/>
          <w:sz w:val="24"/>
        </w:rPr>
      </w:pPr>
    </w:p>
    <w:p w14:paraId="6AF1E9AA" w14:textId="77777777" w:rsidR="00041680" w:rsidRDefault="00041680">
      <w:pPr>
        <w:spacing w:line="400" w:lineRule="exact"/>
        <w:rPr>
          <w:rFonts w:ascii="Times New Roman" w:eastAsia="SimSun" w:hAnsi="Times New Roman" w:cs="Times New Roman"/>
          <w:sz w:val="24"/>
        </w:rPr>
      </w:pPr>
    </w:p>
    <w:p w14:paraId="5D9DFF7D" w14:textId="77777777" w:rsidR="00041680" w:rsidRDefault="00041680">
      <w:pPr>
        <w:spacing w:line="400" w:lineRule="exact"/>
        <w:rPr>
          <w:rFonts w:ascii="Times New Roman" w:eastAsia="SimSun" w:hAnsi="Times New Roman" w:cs="Times New Roman"/>
          <w:sz w:val="24"/>
        </w:rPr>
      </w:pPr>
    </w:p>
    <w:p w14:paraId="115F4B6F" w14:textId="77777777" w:rsidR="00041680" w:rsidRDefault="00041680">
      <w:pPr>
        <w:spacing w:line="400" w:lineRule="exact"/>
        <w:rPr>
          <w:rFonts w:ascii="Times New Roman" w:eastAsia="SimSun" w:hAnsi="Times New Roman" w:cs="Times New Roman"/>
          <w:sz w:val="24"/>
        </w:rPr>
      </w:pPr>
    </w:p>
    <w:p w14:paraId="0FDD9FD1" w14:textId="77777777" w:rsidR="00041680" w:rsidRDefault="00041680">
      <w:pPr>
        <w:spacing w:line="400" w:lineRule="exact"/>
        <w:rPr>
          <w:rFonts w:ascii="Times New Roman" w:eastAsia="SimSun" w:hAnsi="Times New Roman" w:cs="Times New Roman"/>
          <w:sz w:val="24"/>
        </w:rPr>
      </w:pPr>
    </w:p>
    <w:p w14:paraId="4448DB22" w14:textId="77777777" w:rsidR="00041680" w:rsidRDefault="00041680">
      <w:pPr>
        <w:spacing w:line="400" w:lineRule="exact"/>
        <w:rPr>
          <w:rFonts w:ascii="Times New Roman" w:eastAsia="SimSun" w:hAnsi="Times New Roman" w:cs="Times New Roman"/>
          <w:sz w:val="24"/>
        </w:rPr>
      </w:pPr>
    </w:p>
    <w:p w14:paraId="3A0B88C2" w14:textId="77777777" w:rsidR="00041680" w:rsidRDefault="00041680">
      <w:pPr>
        <w:spacing w:line="400" w:lineRule="exact"/>
        <w:rPr>
          <w:rFonts w:ascii="Times New Roman" w:eastAsia="SimSun" w:hAnsi="Times New Roman" w:cs="Times New Roman"/>
          <w:sz w:val="24"/>
        </w:rPr>
      </w:pPr>
    </w:p>
    <w:p w14:paraId="678A5969" w14:textId="77777777" w:rsidR="00041680" w:rsidRDefault="00041680">
      <w:pPr>
        <w:spacing w:line="400" w:lineRule="exact"/>
        <w:rPr>
          <w:rFonts w:ascii="Times New Roman" w:eastAsia="SimSun" w:hAnsi="Times New Roman" w:cs="Times New Roman"/>
          <w:sz w:val="24"/>
        </w:rPr>
      </w:pPr>
    </w:p>
    <w:p w14:paraId="4194F04E" w14:textId="77777777" w:rsidR="00041680" w:rsidRDefault="00041680">
      <w:pPr>
        <w:spacing w:line="400" w:lineRule="exact"/>
        <w:rPr>
          <w:rFonts w:ascii="Times New Roman" w:eastAsia="SimSun" w:hAnsi="Times New Roman" w:cs="Times New Roman"/>
          <w:sz w:val="24"/>
        </w:rPr>
      </w:pPr>
    </w:p>
    <w:p w14:paraId="09D3AE0A" w14:textId="77777777" w:rsidR="00041680" w:rsidRDefault="00041680">
      <w:pPr>
        <w:spacing w:line="400" w:lineRule="exact"/>
        <w:rPr>
          <w:rFonts w:ascii="Times New Roman" w:eastAsia="SimSun" w:hAnsi="Times New Roman" w:cs="Times New Roman"/>
          <w:sz w:val="24"/>
        </w:rPr>
      </w:pPr>
    </w:p>
    <w:p w14:paraId="18C876F9"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眼睛</w:t>
      </w:r>
      <w:r>
        <w:rPr>
          <w:rFonts w:ascii="SimSun" w:eastAsia="SimSun" w:hAnsi="SimSun" w:cs="SimSun" w:hint="eastAsia"/>
          <w:b/>
          <w:bCs/>
          <w:sz w:val="24"/>
        </w:rPr>
        <w:t xml:space="preserve"/>
      </w:r>
      <w:r>
        <w:rPr>
          <w:rFonts w:ascii="SimSun" w:eastAsia="SimSun" w:hAnsi="SimSun" w:cs="SimSun" w:hint="eastAsia"/>
          <w:b/>
          <w:bCs/>
          <w:sz w:val="24"/>
        </w:rPr>
        <w:t>的：</w:t>
      </w:r>
    </w:p>
    <w:p w14:paraId="5D88F0E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为了在制造过程中使产品检验有章可循，保证检验工作的有效性，特制定本规范。</w:t>
      </w:r>
    </w:p>
    <w:p w14:paraId="698F45A1"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适用范围：</w:t>
      </w:r>
    </w:p>
    <w:p w14:paraId="386F1EA9"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适用于</w:t>
      </w:r>
      <w:r>
        <w:rPr>
          <w:rFonts w:ascii="SimSun" w:eastAsia="SimSun" w:hAnsi="SimSun" w:cs="SimSun" w:hint="eastAsia"/>
          <w:sz w:val="24"/>
        </w:rPr>
        <w:t>MYC</w:t>
      </w:r>
      <w:r>
        <w:rPr>
          <w:rFonts w:ascii="SimSun" w:eastAsia="SimSun" w:hAnsi="SimSun" w:cs="SimSun" w:hint="eastAsia"/>
          <w:sz w:val="24"/>
        </w:rPr>
        <w:t>安徽工厂</w:t>
      </w:r>
      <w:r>
        <w:rPr>
          <w:rFonts w:ascii="SimSun" w:eastAsia="SimSun" w:hAnsi="SimSun" w:cs="SimSun" w:hint="eastAsia"/>
          <w:sz w:val="24"/>
        </w:rPr>
        <w:t>产品各生产过程的检验作业。</w:t>
      </w:r>
    </w:p>
    <w:p w14:paraId="19F805D3" w14:textId="77777777" w:rsidR="00041680" w:rsidRDefault="00CB7BF4">
      <w:pPr>
        <w:numPr>
          <w:ilvl w:val="0"/>
          <w:numId w:val="1"/>
        </w:numPr>
        <w:spacing w:line="400" w:lineRule="exact"/>
        <w:rPr>
          <w:rFonts w:ascii="SimSun" w:eastAsia="SimSun" w:hAnsi="SimSun" w:cs="SimSun"/>
          <w:sz w:val="24"/>
        </w:rPr>
      </w:pPr>
      <w:r>
        <w:rPr>
          <w:rFonts w:ascii="SimSun" w:eastAsia="SimSun" w:hAnsi="SimSun" w:cs="SimSun" w:hint="eastAsia"/>
          <w:b/>
          <w:bCs/>
          <w:sz w:val="24"/>
        </w:rPr>
        <w:t>定</w:t>
      </w:r>
      <w:r>
        <w:rPr>
          <w:rFonts w:ascii="SimSun" w:eastAsia="SimSun" w:hAnsi="SimSun" w:cs="SimSun" w:hint="eastAsia"/>
          <w:b/>
          <w:bCs/>
          <w:sz w:val="24"/>
        </w:rPr>
        <w:t xml:space="preserve"/>
      </w:r>
      <w:r>
        <w:rPr>
          <w:rFonts w:ascii="SimSun" w:eastAsia="SimSun" w:hAnsi="SimSun" w:cs="SimSun" w:hint="eastAsia"/>
          <w:b/>
          <w:bCs/>
          <w:sz w:val="24"/>
        </w:rPr>
        <w:t>义：</w:t>
      </w:r>
      <w:r>
        <w:rPr>
          <w:rFonts w:ascii="SimSun" w:eastAsia="SimSun" w:hAnsi="SimSun" w:cs="SimSun" w:hint="eastAsia"/>
          <w:sz w:val="24"/>
        </w:rPr>
        <w:t>无</w:t>
      </w:r>
    </w:p>
    <w:p w14:paraId="5B042D9E"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主文内容：</w:t>
      </w:r>
    </w:p>
    <w:p w14:paraId="4A56E88E"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首件检查</w:t>
      </w:r>
      <w:r>
        <w:rPr>
          <w:rFonts w:ascii="SimSun" w:eastAsia="SimSun" w:hAnsi="SimSun" w:cs="SimSun" w:hint="eastAsia"/>
          <w:sz w:val="24"/>
        </w:rPr>
        <w:t>。</w:t>
      </w:r>
    </w:p>
    <w:p w14:paraId="0324677B"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首件检查是确认正式生产前产品已调整至合格范围内</w:t>
      </w:r>
      <w:r>
        <w:rPr>
          <w:rFonts w:ascii="SimSun" w:eastAsia="SimSun" w:hAnsi="SimSun" w:cs="SimSun" w:hint="eastAsia"/>
          <w:sz w:val="24"/>
        </w:rPr>
        <w:t>，</w:t>
      </w:r>
      <w:r>
        <w:rPr>
          <w:rFonts w:ascii="SimSun" w:eastAsia="SimSun" w:hAnsi="SimSun" w:cs="SimSun" w:hint="eastAsia"/>
          <w:sz w:val="24"/>
        </w:rPr>
        <w:t>可以进行正式生产的检查作业。</w:t>
      </w:r>
    </w:p>
    <w:p w14:paraId="26A28FA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首件检查的时机：以下情况需执行首件检查：</w:t>
      </w:r>
    </w:p>
    <w:p w14:paraId="456D0B4D"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注塑换模、换料、换机台、换订单、改变主要工艺流程、修模后再生产、机器故障恢复后、停</w:t>
      </w:r>
      <w:r>
        <w:rPr>
          <w:rFonts w:ascii="SimSun" w:eastAsia="SimSun" w:hAnsi="SimSun" w:cs="SimSun" w:hint="eastAsia"/>
          <w:sz w:val="24"/>
        </w:rPr>
        <w:t>机超过</w:t>
      </w:r>
      <w:r>
        <w:rPr>
          <w:rFonts w:ascii="SimSun" w:eastAsia="SimSun" w:hAnsi="SimSun" w:cs="SimSun" w:hint="eastAsia"/>
          <w:sz w:val="24"/>
        </w:rPr>
        <w:t>36</w:t>
      </w:r>
      <w:r>
        <w:rPr>
          <w:rFonts w:ascii="SimSun" w:eastAsia="SimSun" w:hAnsi="SimSun" w:cs="SimSun" w:hint="eastAsia"/>
          <w:sz w:val="24"/>
        </w:rPr>
        <w:t>小时；</w:t>
      </w:r>
    </w:p>
    <w:p w14:paraId="0357647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烫印</w:t>
      </w:r>
      <w:r>
        <w:rPr>
          <w:rFonts w:ascii="SimSun" w:eastAsia="SimSun" w:hAnsi="SimSun" w:cs="SimSun" w:hint="eastAsia"/>
          <w:sz w:val="24"/>
        </w:rPr>
        <w:t>更换油墨、网版、换订单、机台</w:t>
      </w:r>
      <w:r>
        <w:rPr>
          <w:rFonts w:ascii="SimSun" w:eastAsia="SimSun" w:hAnsi="SimSun" w:cs="SimSun" w:hint="eastAsia"/>
          <w:sz w:val="24"/>
        </w:rPr>
        <w:t>、</w:t>
      </w:r>
      <w:r>
        <w:rPr>
          <w:rFonts w:ascii="SimSun" w:eastAsia="SimSun" w:hAnsi="SimSun" w:cs="SimSun" w:hint="eastAsia"/>
          <w:sz w:val="24"/>
        </w:rPr>
        <w:t>机器故障恢复后、烫金版、改变主要工艺流程、停</w:t>
      </w:r>
      <w:r>
        <w:rPr>
          <w:rFonts w:ascii="SimSun" w:eastAsia="SimSun" w:hAnsi="SimSun" w:cs="SimSun" w:hint="eastAsia"/>
          <w:sz w:val="24"/>
        </w:rPr>
        <w:t>机超过</w:t>
      </w:r>
      <w:r>
        <w:rPr>
          <w:rFonts w:ascii="SimSun" w:eastAsia="SimSun" w:hAnsi="SimSun" w:cs="SimSun" w:hint="eastAsia"/>
          <w:sz w:val="24"/>
        </w:rPr>
        <w:t>36</w:t>
      </w:r>
      <w:r>
        <w:rPr>
          <w:rFonts w:ascii="SimSun" w:eastAsia="SimSun" w:hAnsi="SimSun" w:cs="SimSun" w:hint="eastAsia"/>
          <w:sz w:val="24"/>
        </w:rPr>
        <w:t>小时；</w:t>
      </w:r>
    </w:p>
    <w:p w14:paraId="4AB5D464"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组装换线、换订单、变更工艺流程、机器故障恢复后</w:t>
      </w:r>
      <w:r>
        <w:rPr>
          <w:rFonts w:ascii="SimSun" w:eastAsia="SimSun" w:hAnsi="SimSun" w:cs="SimSun" w:hint="eastAsia"/>
          <w:sz w:val="24"/>
        </w:rPr>
        <w:t>、</w:t>
      </w:r>
      <w:r>
        <w:rPr>
          <w:rFonts w:ascii="SimSun" w:eastAsia="SimSun" w:hAnsi="SimSun" w:cs="SimSun" w:hint="eastAsia"/>
          <w:sz w:val="24"/>
        </w:rPr>
        <w:t>工艺参数调整、改进后重新生产</w:t>
      </w:r>
      <w:r>
        <w:rPr>
          <w:rFonts w:ascii="SimSun" w:eastAsia="SimSun" w:hAnsi="SimSun" w:cs="SimSun" w:hint="eastAsia"/>
          <w:sz w:val="24"/>
        </w:rPr>
        <w:t>、</w:t>
      </w:r>
      <w:r>
        <w:rPr>
          <w:rFonts w:ascii="SimSun" w:eastAsia="SimSun" w:hAnsi="SimSun" w:cs="SimSun" w:hint="eastAsia"/>
          <w:sz w:val="24"/>
        </w:rPr>
        <w:t>停</w:t>
      </w:r>
      <w:r>
        <w:rPr>
          <w:rFonts w:ascii="SimSun" w:eastAsia="SimSun" w:hAnsi="SimSun" w:cs="SimSun" w:hint="eastAsia"/>
          <w:sz w:val="24"/>
        </w:rPr>
        <w:t>线超过</w:t>
      </w:r>
      <w:r>
        <w:rPr>
          <w:rFonts w:ascii="SimSun" w:eastAsia="SimSun" w:hAnsi="SimSun" w:cs="SimSun" w:hint="eastAsia"/>
          <w:sz w:val="24"/>
        </w:rPr>
        <w:t>36</w:t>
      </w:r>
      <w:r>
        <w:rPr>
          <w:rFonts w:ascii="SimSun" w:eastAsia="SimSun" w:hAnsi="SimSun" w:cs="SimSun" w:hint="eastAsia"/>
          <w:sz w:val="24"/>
        </w:rPr>
        <w:t>小时</w:t>
      </w:r>
      <w:r>
        <w:rPr>
          <w:rFonts w:ascii="SimSun" w:eastAsia="SimSun" w:hAnsi="SimSun" w:cs="SimSun" w:hint="eastAsia"/>
          <w:sz w:val="24"/>
        </w:rPr>
        <w:t>；</w:t>
      </w:r>
    </w:p>
    <w:p w14:paraId="3CA1CBC8"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喷涂</w:t>
      </w:r>
      <w:r>
        <w:rPr>
          <w:rFonts w:ascii="SimSun" w:eastAsia="SimSun" w:hAnsi="SimSun" w:cs="SimSun" w:hint="eastAsia"/>
          <w:sz w:val="24"/>
        </w:rPr>
        <w:t>换线、换订单、变更工艺流程</w:t>
      </w:r>
      <w:r>
        <w:rPr>
          <w:rFonts w:ascii="SimSun" w:eastAsia="SimSun" w:hAnsi="SimSun" w:cs="SimSun" w:hint="eastAsia"/>
          <w:sz w:val="24"/>
        </w:rPr>
        <w:t>、</w:t>
      </w:r>
      <w:r>
        <w:rPr>
          <w:rFonts w:ascii="SimSun" w:eastAsia="SimSun" w:hAnsi="SimSun" w:cs="SimSun" w:hint="eastAsia"/>
          <w:sz w:val="24"/>
        </w:rPr>
        <w:t>机器故障恢复后、工艺参数调整、改进后重新生产</w:t>
      </w:r>
      <w:r>
        <w:rPr>
          <w:rFonts w:ascii="SimSun" w:eastAsia="SimSun" w:hAnsi="SimSun" w:cs="SimSun" w:hint="eastAsia"/>
          <w:sz w:val="24"/>
        </w:rPr>
        <w:t>、</w:t>
      </w:r>
      <w:r>
        <w:rPr>
          <w:rFonts w:ascii="SimSun" w:eastAsia="SimSun" w:hAnsi="SimSun" w:cs="SimSun" w:hint="eastAsia"/>
          <w:sz w:val="24"/>
        </w:rPr>
        <w:t>停</w:t>
      </w:r>
      <w:r>
        <w:rPr>
          <w:rFonts w:ascii="SimSun" w:eastAsia="SimSun" w:hAnsi="SimSun" w:cs="SimSun" w:hint="eastAsia"/>
          <w:sz w:val="24"/>
        </w:rPr>
        <w:t>线超过</w:t>
      </w:r>
      <w:r>
        <w:rPr>
          <w:rFonts w:ascii="SimSun" w:eastAsia="SimSun" w:hAnsi="SimSun" w:cs="SimSun" w:hint="eastAsia"/>
          <w:sz w:val="24"/>
        </w:rPr>
        <w:t>36</w:t>
      </w:r>
      <w:r>
        <w:rPr>
          <w:rFonts w:ascii="SimSun" w:eastAsia="SimSun" w:hAnsi="SimSun" w:cs="SimSun" w:hint="eastAsia"/>
          <w:sz w:val="24"/>
        </w:rPr>
        <w:t>小时</w:t>
      </w:r>
      <w:r>
        <w:rPr>
          <w:rFonts w:ascii="SimSun" w:eastAsia="SimSun" w:hAnsi="SimSun" w:cs="SimSun" w:hint="eastAsia"/>
          <w:sz w:val="24"/>
        </w:rPr>
        <w:t>；</w:t>
      </w:r>
    </w:p>
    <w:p w14:paraId="26138E20"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冲压换模、换料、换机台、换订单</w:t>
      </w:r>
      <w:r>
        <w:rPr>
          <w:rFonts w:ascii="SimSun" w:eastAsia="SimSun" w:hAnsi="SimSun" w:cs="SimSun" w:hint="eastAsia"/>
          <w:sz w:val="24"/>
        </w:rPr>
        <w:t>、</w:t>
      </w:r>
      <w:r>
        <w:rPr>
          <w:rFonts w:ascii="SimSun" w:eastAsia="SimSun" w:hAnsi="SimSun" w:cs="SimSun" w:hint="eastAsia"/>
          <w:sz w:val="24"/>
        </w:rPr>
        <w:t>机器故障恢复后</w:t>
      </w:r>
      <w:r>
        <w:rPr>
          <w:rFonts w:ascii="SimSun" w:eastAsia="SimSun" w:hAnsi="SimSun" w:cs="SimSun" w:hint="eastAsia"/>
          <w:sz w:val="24"/>
        </w:rPr>
        <w:t>、</w:t>
      </w:r>
      <w:r>
        <w:rPr>
          <w:rFonts w:ascii="SimSun" w:eastAsia="SimSun" w:hAnsi="SimSun" w:cs="SimSun" w:hint="eastAsia"/>
          <w:sz w:val="24"/>
        </w:rPr>
        <w:t>工艺参数调整、改进后重新生产</w:t>
      </w:r>
      <w:r>
        <w:rPr>
          <w:rFonts w:ascii="SimSun" w:eastAsia="SimSun" w:hAnsi="SimSun" w:cs="SimSun" w:hint="eastAsia"/>
          <w:sz w:val="24"/>
        </w:rPr>
        <w:t>、</w:t>
      </w:r>
      <w:r>
        <w:rPr>
          <w:rFonts w:ascii="SimSun" w:eastAsia="SimSun" w:hAnsi="SimSun" w:cs="SimSun" w:hint="eastAsia"/>
          <w:sz w:val="24"/>
        </w:rPr>
        <w:t>停</w:t>
      </w:r>
      <w:r>
        <w:rPr>
          <w:rFonts w:ascii="SimSun" w:eastAsia="SimSun" w:hAnsi="SimSun" w:cs="SimSun" w:hint="eastAsia"/>
          <w:sz w:val="24"/>
        </w:rPr>
        <w:t>机超过</w:t>
      </w:r>
      <w:r>
        <w:rPr>
          <w:rFonts w:ascii="SimSun" w:eastAsia="SimSun" w:hAnsi="SimSun" w:cs="SimSun" w:hint="eastAsia"/>
          <w:sz w:val="24"/>
        </w:rPr>
        <w:t>36</w:t>
      </w:r>
      <w:r>
        <w:rPr>
          <w:rFonts w:ascii="SimSun" w:eastAsia="SimSun" w:hAnsi="SimSun" w:cs="SimSun" w:hint="eastAsia"/>
          <w:sz w:val="24"/>
        </w:rPr>
        <w:t>小时</w:t>
      </w:r>
      <w:r>
        <w:rPr>
          <w:rFonts w:ascii="SimSun" w:eastAsia="SimSun" w:hAnsi="SimSun" w:cs="SimSun" w:hint="eastAsia"/>
          <w:sz w:val="24"/>
        </w:rPr>
        <w:t>；</w:t>
      </w:r>
    </w:p>
    <w:p w14:paraId="57402CA1"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氧化换料、换颜色、换订单</w:t>
      </w:r>
      <w:r>
        <w:rPr>
          <w:rFonts w:ascii="SimSun" w:eastAsia="SimSun" w:hAnsi="SimSun" w:cs="SimSun" w:hint="eastAsia"/>
          <w:sz w:val="24"/>
        </w:rPr>
        <w:t>、</w:t>
      </w:r>
      <w:r>
        <w:rPr>
          <w:rFonts w:ascii="SimSun" w:eastAsia="SimSun" w:hAnsi="SimSun" w:cs="SimSun" w:hint="eastAsia"/>
          <w:sz w:val="24"/>
        </w:rPr>
        <w:t>机器故障恢复后</w:t>
      </w:r>
      <w:r>
        <w:rPr>
          <w:rFonts w:ascii="SimSun" w:eastAsia="SimSun" w:hAnsi="SimSun" w:cs="SimSun" w:hint="eastAsia"/>
          <w:sz w:val="24"/>
        </w:rPr>
        <w:t>、</w:t>
      </w:r>
      <w:r>
        <w:rPr>
          <w:rFonts w:ascii="SimSun" w:eastAsia="SimSun" w:hAnsi="SimSun" w:cs="SimSun" w:hint="eastAsia"/>
          <w:sz w:val="24"/>
        </w:rPr>
        <w:t>工艺参数调整、改进后重新生产</w:t>
      </w:r>
      <w:r>
        <w:rPr>
          <w:rFonts w:ascii="SimSun" w:eastAsia="SimSun" w:hAnsi="SimSun" w:cs="SimSun" w:hint="eastAsia"/>
          <w:sz w:val="24"/>
        </w:rPr>
        <w:t>。</w:t>
      </w:r>
    </w:p>
    <w:p w14:paraId="53FCEF82" w14:textId="77777777" w:rsidR="00041680" w:rsidRDefault="00CB7BF4">
      <w:pPr>
        <w:numPr>
          <w:ilvl w:val="3"/>
          <w:numId w:val="1"/>
        </w:numPr>
        <w:tabs>
          <w:tab w:val="left" w:pos="2824"/>
        </w:tabs>
        <w:spacing w:line="400" w:lineRule="exact"/>
        <w:rPr>
          <w:rFonts w:ascii="SimSun" w:eastAsia="SimSun" w:hAnsi="SimSun" w:cs="SimSun"/>
          <w:sz w:val="24"/>
        </w:rPr>
      </w:pPr>
      <w:r>
        <w:rPr>
          <w:rFonts w:ascii="SimSun" w:eastAsia="SimSun" w:hAnsi="SimSun" w:cs="SimSun" w:hint="eastAsia"/>
          <w:sz w:val="24"/>
        </w:rPr>
        <w:t>抛光换料、换订单、</w:t>
      </w:r>
      <w:r>
        <w:rPr>
          <w:rFonts w:ascii="SimSun" w:eastAsia="SimSun" w:hAnsi="SimSun" w:cs="SimSun" w:hint="eastAsia"/>
          <w:sz w:val="24"/>
        </w:rPr>
        <w:t>工艺参数调整</w:t>
      </w:r>
      <w:r>
        <w:rPr>
          <w:rFonts w:ascii="SimSun" w:eastAsia="SimSun" w:hAnsi="SimSun" w:cs="SimSun" w:hint="eastAsia"/>
          <w:sz w:val="24"/>
        </w:rPr>
        <w:t>、</w:t>
      </w:r>
      <w:r>
        <w:rPr>
          <w:rFonts w:ascii="SimSun" w:eastAsia="SimSun" w:hAnsi="SimSun" w:cs="SimSun" w:hint="eastAsia"/>
          <w:sz w:val="24"/>
        </w:rPr>
        <w:t>机器故障恢复后、改进后重新生产</w:t>
      </w:r>
      <w:r>
        <w:rPr>
          <w:rFonts w:ascii="SimSun" w:eastAsia="SimSun" w:hAnsi="SimSun" w:cs="SimSun" w:hint="eastAsia"/>
          <w:sz w:val="24"/>
        </w:rPr>
        <w:t>。</w:t>
      </w:r>
    </w:p>
    <w:p w14:paraId="297D31F5" w14:textId="77777777" w:rsidR="00041680" w:rsidRDefault="00CB7BF4">
      <w:pPr>
        <w:numPr>
          <w:ilvl w:val="3"/>
          <w:numId w:val="1"/>
        </w:numPr>
        <w:tabs>
          <w:tab w:val="left" w:pos="2824"/>
        </w:tabs>
        <w:spacing w:line="400" w:lineRule="exact"/>
        <w:rPr>
          <w:rFonts w:ascii="SimSun" w:eastAsia="SimSun" w:hAnsi="SimSun" w:cs="SimSun"/>
          <w:sz w:val="24"/>
        </w:rPr>
      </w:pPr>
      <w:r>
        <w:rPr>
          <w:rFonts w:ascii="SimSun" w:eastAsia="SimSun" w:hAnsi="SimSun" w:cs="SimSun" w:hint="eastAsia"/>
          <w:sz w:val="24"/>
        </w:rPr>
        <w:t>植绒换料、换订单、</w:t>
      </w:r>
      <w:r>
        <w:rPr>
          <w:rFonts w:ascii="SimSun" w:eastAsia="SimSun" w:hAnsi="SimSun" w:cs="SimSun" w:hint="eastAsia"/>
          <w:sz w:val="24"/>
        </w:rPr>
        <w:t>工艺参数调整</w:t>
      </w:r>
      <w:r>
        <w:rPr>
          <w:rFonts w:ascii="SimSun" w:eastAsia="SimSun" w:hAnsi="SimSun" w:cs="SimSun" w:hint="eastAsia"/>
          <w:sz w:val="24"/>
        </w:rPr>
        <w:t>、</w:t>
      </w:r>
      <w:r>
        <w:rPr>
          <w:rFonts w:ascii="SimSun" w:eastAsia="SimSun" w:hAnsi="SimSun" w:cs="SimSun" w:hint="eastAsia"/>
          <w:sz w:val="24"/>
        </w:rPr>
        <w:t>机器故障恢复后、改进后重新生产</w:t>
      </w:r>
      <w:r>
        <w:rPr>
          <w:rFonts w:ascii="SimSun" w:eastAsia="SimSun" w:hAnsi="SimSun" w:cs="SimSun" w:hint="eastAsia"/>
          <w:sz w:val="24"/>
        </w:rPr>
        <w:t>。</w:t>
      </w:r>
    </w:p>
    <w:p w14:paraId="42F254C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产品设计变更后重新生产</w:t>
      </w:r>
      <w:r>
        <w:rPr>
          <w:rFonts w:ascii="SimSun" w:eastAsia="SimSun" w:hAnsi="SimSun" w:cs="SimSun" w:hint="eastAsia"/>
          <w:sz w:val="24"/>
        </w:rPr>
        <w:t>；</w:t>
      </w:r>
    </w:p>
    <w:p w14:paraId="65AB28C9"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委外加工需要时</w:t>
      </w:r>
      <w:r>
        <w:rPr>
          <w:rFonts w:ascii="SimSun" w:eastAsia="SimSun" w:hAnsi="SimSun" w:cs="SimSun" w:hint="eastAsia"/>
          <w:sz w:val="24"/>
        </w:rPr>
        <w:t>。</w:t>
      </w:r>
    </w:p>
    <w:p w14:paraId="7248A6B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检</w:t>
      </w:r>
      <w:r>
        <w:rPr>
          <w:rFonts w:ascii="SimSun" w:eastAsia="SimSun" w:hAnsi="SimSun" w:cs="SimSun" w:hint="eastAsia"/>
          <w:sz w:val="24"/>
        </w:rPr>
        <w:t>初步确认：需送检的首件产品首先由生产部门按产品工艺规范要求确认其所用模具、原料、工艺参数、治具等符合规定要求，并对产品进行确认，符合要求后填写</w:t>
      </w:r>
      <w:r>
        <w:rPr>
          <w:rFonts w:ascii="SimSun" w:eastAsia="SimSun" w:hAnsi="SimSun" w:cs="SimSun" w:hint="eastAsia"/>
          <w:sz w:val="24"/>
        </w:rPr>
        <w:t>“</w:t>
      </w:r>
      <w:r>
        <w:rPr>
          <w:rFonts w:ascii="SimSun" w:eastAsia="SimSun" w:hAnsi="SimSun" w:cs="SimSun" w:hint="eastAsia"/>
          <w:sz w:val="24"/>
        </w:rPr>
        <w:t>首件确认</w:t>
      </w:r>
      <w:r>
        <w:rPr>
          <w:rFonts w:ascii="SimSun" w:eastAsia="SimSun" w:hAnsi="SimSun" w:cs="SimSun" w:hint="eastAsia"/>
          <w:sz w:val="24"/>
        </w:rPr>
        <w:t>单</w:t>
      </w:r>
      <w:r>
        <w:rPr>
          <w:rFonts w:ascii="SimSun" w:eastAsia="SimSun" w:hAnsi="SimSun" w:cs="SimSun" w:hint="eastAsia"/>
          <w:sz w:val="24"/>
        </w:rPr>
        <w:t>”</w:t>
      </w:r>
      <w:r>
        <w:rPr>
          <w:rFonts w:ascii="SimSun" w:eastAsia="SimSun" w:hAnsi="SimSun" w:cs="SimSun" w:hint="eastAsia"/>
          <w:sz w:val="24"/>
        </w:rPr>
        <w:t>，将首件检查样品连同</w:t>
      </w:r>
      <w:r>
        <w:rPr>
          <w:rFonts w:ascii="SimSun" w:eastAsia="SimSun" w:hAnsi="SimSun" w:cs="SimSun" w:hint="eastAsia"/>
          <w:sz w:val="24"/>
        </w:rPr>
        <w:t>“</w:t>
      </w:r>
      <w:r>
        <w:rPr>
          <w:rFonts w:ascii="SimSun" w:eastAsia="SimSun" w:hAnsi="SimSun" w:cs="SimSun" w:hint="eastAsia"/>
          <w:sz w:val="24"/>
        </w:rPr>
        <w:t>制造通知单</w:t>
      </w:r>
      <w:r>
        <w:rPr>
          <w:rFonts w:ascii="SimSun" w:eastAsia="SimSun" w:hAnsi="SimSun" w:cs="SimSun" w:hint="eastAsia"/>
          <w:sz w:val="24"/>
        </w:rPr>
        <w:t>”、“</w:t>
      </w:r>
      <w:r>
        <w:rPr>
          <w:rFonts w:ascii="SimSun" w:eastAsia="SimSun" w:hAnsi="SimSun" w:cs="SimSun" w:hint="eastAsia"/>
          <w:sz w:val="24"/>
        </w:rPr>
        <w:t>清线点检表”</w:t>
      </w:r>
      <w:r>
        <w:rPr>
          <w:rFonts w:ascii="SimSun" w:eastAsia="SimSun" w:hAnsi="SimSun" w:cs="SimSun" w:hint="eastAsia"/>
          <w:sz w:val="24"/>
        </w:rPr>
        <w:t>一起送品</w:t>
      </w:r>
      <w:r>
        <w:rPr>
          <w:rFonts w:ascii="SimSun" w:eastAsia="SimSun" w:hAnsi="SimSun" w:cs="SimSun" w:hint="eastAsia"/>
          <w:sz w:val="24"/>
        </w:rPr>
        <w:t>质</w:t>
      </w:r>
      <w:r>
        <w:rPr>
          <w:rFonts w:ascii="SimSun" w:eastAsia="SimSun" w:hAnsi="SimSun" w:cs="SimSun" w:hint="eastAsia"/>
          <w:sz w:val="24"/>
        </w:rPr>
        <w:t>做首件确认。其中注塑需取样满足功能交叉配对之模数</w:t>
      </w:r>
      <w:r>
        <w:rPr>
          <w:rFonts w:ascii="SimSun" w:eastAsia="SimSun" w:hAnsi="SimSun" w:cs="SimSun" w:hint="eastAsia"/>
          <w:sz w:val="24"/>
        </w:rPr>
        <w:t>（</w:t>
      </w:r>
      <w:r>
        <w:rPr>
          <w:rFonts w:ascii="SimSun" w:eastAsia="SimSun" w:hAnsi="SimSun" w:cs="SimSun" w:hint="eastAsia"/>
          <w:sz w:val="24"/>
        </w:rPr>
        <w:t>其中尺寸测量一模、功能交叉配对或取最大最小尺寸配件交叉配对）</w:t>
      </w:r>
      <w:r>
        <w:rPr>
          <w:rFonts w:ascii="SimSun" w:eastAsia="SimSun" w:hAnsi="SimSun" w:cs="SimSun" w:hint="eastAsia"/>
          <w:sz w:val="24"/>
        </w:rPr>
        <w:t>，</w:t>
      </w:r>
      <w:r>
        <w:rPr>
          <w:rFonts w:ascii="SimSun" w:eastAsia="SimSun" w:hAnsi="SimSun" w:cs="SimSun" w:hint="eastAsia"/>
          <w:sz w:val="24"/>
        </w:rPr>
        <w:t>印烫取样</w:t>
      </w:r>
      <w:r>
        <w:rPr>
          <w:rFonts w:ascii="SimSun" w:eastAsia="SimSun" w:hAnsi="SimSun" w:cs="SimSun" w:hint="eastAsia"/>
          <w:sz w:val="24"/>
        </w:rPr>
        <w:t>13</w:t>
      </w:r>
      <w:r>
        <w:rPr>
          <w:rFonts w:ascii="SimSun" w:eastAsia="SimSun" w:hAnsi="SimSun" w:cs="SimSun" w:hint="eastAsia"/>
          <w:sz w:val="24"/>
        </w:rPr>
        <w:t>件</w:t>
      </w:r>
      <w:r>
        <w:rPr>
          <w:rFonts w:ascii="SimSun" w:eastAsia="SimSun" w:hAnsi="SimSun" w:cs="SimSun" w:hint="eastAsia"/>
          <w:sz w:val="24"/>
        </w:rPr>
        <w:t>，组装取样</w:t>
      </w:r>
      <w:r>
        <w:rPr>
          <w:rFonts w:ascii="SimSun" w:eastAsia="SimSun" w:hAnsi="SimSun" w:cs="SimSun" w:hint="eastAsia"/>
          <w:sz w:val="24"/>
        </w:rPr>
        <w:t>13</w:t>
      </w:r>
      <w:r>
        <w:rPr>
          <w:rFonts w:ascii="SimSun" w:eastAsia="SimSun" w:hAnsi="SimSun" w:cs="SimSun" w:hint="eastAsia"/>
          <w:sz w:val="24"/>
        </w:rPr>
        <w:t>件</w:t>
      </w:r>
      <w:r>
        <w:rPr>
          <w:rFonts w:ascii="SimSun" w:eastAsia="SimSun" w:hAnsi="SimSun" w:cs="SimSun" w:hint="eastAsia"/>
          <w:sz w:val="24"/>
        </w:rPr>
        <w:t>，</w:t>
      </w:r>
      <w:r>
        <w:rPr>
          <w:rFonts w:ascii="SimSun" w:eastAsia="SimSun" w:hAnsi="SimSun" w:cs="SimSun" w:hint="eastAsia"/>
          <w:sz w:val="24"/>
        </w:rPr>
        <w:t>喷涂取样</w:t>
      </w:r>
      <w:r>
        <w:rPr>
          <w:rFonts w:ascii="SimSun" w:eastAsia="SimSun" w:hAnsi="SimSun" w:cs="SimSun" w:hint="eastAsia"/>
          <w:sz w:val="24"/>
        </w:rPr>
        <w:lastRenderedPageBreak/>
        <w:t>13PCS</w:t>
      </w:r>
      <w:r>
        <w:rPr>
          <w:rFonts w:ascii="SimSun" w:eastAsia="SimSun" w:hAnsi="SimSun" w:cs="SimSun" w:hint="eastAsia"/>
          <w:sz w:val="24"/>
        </w:rPr>
        <w:t>，冲压取样</w:t>
      </w:r>
      <w:r>
        <w:rPr>
          <w:rFonts w:ascii="SimSun" w:eastAsia="SimSun" w:hAnsi="SimSun" w:cs="SimSun" w:hint="eastAsia"/>
          <w:sz w:val="24"/>
        </w:rPr>
        <w:t>8PCS</w:t>
      </w:r>
      <w:r>
        <w:rPr>
          <w:rFonts w:ascii="SimSun" w:eastAsia="SimSun" w:hAnsi="SimSun" w:cs="SimSun" w:hint="eastAsia"/>
          <w:sz w:val="24"/>
        </w:rPr>
        <w:t>，抛光取样</w:t>
      </w:r>
      <w:r>
        <w:rPr>
          <w:rFonts w:ascii="SimSun" w:eastAsia="SimSun" w:hAnsi="SimSun" w:cs="SimSun" w:hint="eastAsia"/>
          <w:sz w:val="24"/>
        </w:rPr>
        <w:t>8PCS</w:t>
      </w:r>
      <w:r>
        <w:rPr>
          <w:rFonts w:ascii="SimSun" w:eastAsia="SimSun" w:hAnsi="SimSun" w:cs="SimSun" w:hint="eastAsia"/>
          <w:sz w:val="24"/>
        </w:rPr>
        <w:t>，氧化取样</w:t>
      </w:r>
      <w:r>
        <w:rPr>
          <w:rFonts w:ascii="SimSun" w:eastAsia="SimSun" w:hAnsi="SimSun" w:cs="SimSun" w:hint="eastAsia"/>
          <w:sz w:val="24"/>
        </w:rPr>
        <w:t>8PCS</w:t>
      </w:r>
      <w:r>
        <w:rPr>
          <w:rFonts w:ascii="SimSun" w:eastAsia="SimSun" w:hAnsi="SimSun" w:cs="SimSun" w:hint="eastAsia"/>
          <w:sz w:val="24"/>
        </w:rPr>
        <w:t>，植绒</w:t>
      </w:r>
      <w:r>
        <w:rPr>
          <w:rFonts w:ascii="SimSun" w:eastAsia="SimSun" w:hAnsi="SimSun" w:cs="SimSun" w:hint="eastAsia"/>
          <w:sz w:val="24"/>
        </w:rPr>
        <w:t>8PCS</w:t>
      </w:r>
      <w:r>
        <w:rPr>
          <w:rFonts w:ascii="SimSun" w:eastAsia="SimSun" w:hAnsi="SimSun" w:cs="SimSun" w:hint="eastAsia"/>
          <w:sz w:val="24"/>
        </w:rPr>
        <w:t>。</w:t>
      </w:r>
    </w:p>
    <w:p w14:paraId="682FE848"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品检员在进行首检前需认真核对</w:t>
      </w:r>
      <w:r>
        <w:rPr>
          <w:rFonts w:ascii="SimSun" w:eastAsia="SimSun" w:hAnsi="SimSun" w:cs="SimSun" w:hint="eastAsia"/>
          <w:sz w:val="24"/>
        </w:rPr>
        <w:t>“</w:t>
      </w:r>
      <w:r>
        <w:rPr>
          <w:rFonts w:ascii="SimSun" w:eastAsia="SimSun" w:hAnsi="SimSun" w:cs="SimSun" w:hint="eastAsia"/>
          <w:color w:val="FF0000"/>
          <w:sz w:val="24"/>
        </w:rPr>
        <w:t>啜饮</w:t>
      </w:r>
      <w:r>
        <w:rPr>
          <w:rFonts w:ascii="SimSun" w:eastAsia="SimSun" w:hAnsi="SimSun" w:cs="SimSun" w:hint="eastAsia"/>
          <w:sz w:val="24"/>
        </w:rPr>
        <w:t>”、</w:t>
      </w:r>
      <w:r>
        <w:rPr>
          <w:rFonts w:ascii="SimSun" w:eastAsia="SimSun" w:hAnsi="SimSun" w:cs="SimSun" w:hint="eastAsia"/>
          <w:sz w:val="24"/>
        </w:rPr>
        <w:t>物料清单</w:t>
      </w:r>
      <w:r>
        <w:rPr>
          <w:rFonts w:ascii="SimSun" w:eastAsia="SimSun" w:hAnsi="SimSun" w:cs="SimSun" w:hint="eastAsia"/>
          <w:sz w:val="24"/>
        </w:rPr>
        <w:t>表、</w:t>
      </w:r>
      <w:r>
        <w:rPr>
          <w:rFonts w:ascii="SimSun" w:eastAsia="SimSun" w:hAnsi="SimSun" w:cs="SimSun" w:hint="eastAsia"/>
          <w:sz w:val="24"/>
        </w:rPr>
        <w:t>项目号、</w:t>
      </w:r>
      <w:r>
        <w:rPr>
          <w:rFonts w:ascii="SimSun" w:eastAsia="SimSun" w:hAnsi="SimSun" w:cs="SimSun" w:hint="eastAsia"/>
          <w:sz w:val="24"/>
        </w:rPr>
        <w:t>“</w:t>
      </w:r>
      <w:r>
        <w:rPr>
          <w:rFonts w:ascii="SimSun" w:eastAsia="SimSun" w:hAnsi="SimSun" w:cs="SimSun" w:hint="eastAsia"/>
          <w:sz w:val="24"/>
        </w:rPr>
        <w:t>制造通知单</w:t>
      </w:r>
      <w:r>
        <w:rPr>
          <w:rFonts w:ascii="SimSun" w:eastAsia="SimSun" w:hAnsi="SimSun" w:cs="SimSun" w:hint="eastAsia"/>
          <w:sz w:val="24"/>
        </w:rPr>
        <w:t>”</w:t>
      </w:r>
      <w:r>
        <w:rPr>
          <w:rFonts w:ascii="SimSun" w:eastAsia="SimSun" w:hAnsi="SimSun" w:cs="SimSun" w:hint="eastAsia"/>
          <w:sz w:val="24"/>
        </w:rPr>
        <w:t>、标准品、限度板等相关资料，核对生产部门填写的</w:t>
      </w:r>
      <w:r>
        <w:rPr>
          <w:rFonts w:ascii="SimSun" w:eastAsia="SimSun" w:hAnsi="SimSun" w:cs="SimSun" w:hint="eastAsia"/>
          <w:sz w:val="24"/>
        </w:rPr>
        <w:t>“首件确认单”</w:t>
      </w:r>
      <w:r>
        <w:rPr>
          <w:rFonts w:ascii="SimSun" w:eastAsia="SimSun" w:hAnsi="SimSun" w:cs="SimSun" w:hint="eastAsia"/>
          <w:sz w:val="24"/>
        </w:rPr>
        <w:t>准确无误后方可进行首件确认。</w:t>
      </w:r>
    </w:p>
    <w:p w14:paraId="10EF0879"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品检员依据</w:t>
      </w:r>
      <w:r>
        <w:rPr>
          <w:rFonts w:ascii="SimSun" w:eastAsia="SimSun" w:hAnsi="SimSun" w:cs="SimSun" w:hint="eastAsia"/>
          <w:sz w:val="24"/>
        </w:rPr>
        <w:t>“</w:t>
      </w:r>
      <w:r>
        <w:rPr>
          <w:rFonts w:ascii="SimSun" w:eastAsia="SimSun" w:hAnsi="SimSun" w:cs="SimSun" w:hint="eastAsia"/>
          <w:sz w:val="24"/>
        </w:rPr>
        <w:t>品质检验标准书</w:t>
      </w:r>
      <w:r>
        <w:rPr>
          <w:rFonts w:ascii="SimSun" w:eastAsia="SimSun" w:hAnsi="SimSun" w:cs="SimSun" w:hint="eastAsia"/>
          <w:sz w:val="24"/>
        </w:rPr>
        <w:t>”</w:t>
      </w:r>
      <w:r>
        <w:rPr>
          <w:rFonts w:ascii="SimSun" w:eastAsia="SimSun" w:hAnsi="SimSun" w:cs="SimSun" w:hint="eastAsia"/>
          <w:sz w:val="24"/>
        </w:rPr>
        <w:t>或“产品检验标准卡”</w:t>
      </w:r>
      <w:r>
        <w:rPr>
          <w:rFonts w:ascii="SimSun" w:eastAsia="SimSun" w:hAnsi="SimSun" w:cs="SimSun" w:hint="eastAsia"/>
          <w:sz w:val="24"/>
        </w:rPr>
        <w:t>和标准品、色水限度板对首件的尺寸、外观、功能进行全面的检验。检验结果记录于</w:t>
      </w:r>
      <w:r>
        <w:rPr>
          <w:rFonts w:ascii="SimSun" w:eastAsia="SimSun" w:hAnsi="SimSun" w:cs="SimSun" w:hint="eastAsia"/>
          <w:sz w:val="24"/>
        </w:rPr>
        <w:t>“首件确认单”</w:t>
      </w:r>
      <w:r>
        <w:rPr>
          <w:rFonts w:ascii="SimSun" w:eastAsia="SimSun" w:hAnsi="SimSun" w:cs="SimSun" w:hint="eastAsia"/>
          <w:sz w:val="24"/>
        </w:rPr>
        <w:t>上。</w:t>
      </w:r>
      <w:r>
        <w:rPr>
          <w:rFonts w:ascii="SimSun" w:eastAsia="SimSun" w:hAnsi="SimSun" w:cs="SimSun" w:hint="eastAsia"/>
          <w:sz w:val="24"/>
        </w:rPr>
        <w:t>“首件确认单”</w:t>
      </w:r>
      <w:r>
        <w:rPr>
          <w:rFonts w:ascii="SimSun" w:eastAsia="SimSun" w:hAnsi="SimSun" w:cs="SimSun" w:hint="eastAsia"/>
          <w:sz w:val="24"/>
        </w:rPr>
        <w:t>必需经</w:t>
      </w:r>
      <w:r>
        <w:rPr>
          <w:rFonts w:ascii="SimSun" w:eastAsia="SimSun" w:hAnsi="SimSun" w:cs="SimSun" w:hint="eastAsia"/>
          <w:sz w:val="24"/>
        </w:rPr>
        <w:t>上一级主管</w:t>
      </w:r>
      <w:r>
        <w:rPr>
          <w:rFonts w:ascii="SimSun" w:eastAsia="SimSun" w:hAnsi="SimSun" w:cs="SimSun" w:hint="eastAsia"/>
          <w:sz w:val="24"/>
        </w:rPr>
        <w:t>审核。</w:t>
      </w:r>
    </w:p>
    <w:p w14:paraId="3D24B62A" w14:textId="77777777" w:rsidR="00041680" w:rsidRDefault="00CB7BF4">
      <w:pPr>
        <w:numPr>
          <w:ilvl w:val="3"/>
          <w:numId w:val="1"/>
        </w:numPr>
        <w:spacing w:line="400" w:lineRule="exact"/>
        <w:rPr>
          <w:rFonts w:ascii="SimSun" w:eastAsia="SimSun" w:hAnsi="SimSun" w:cs="SimSun"/>
          <w:color w:val="FF0000"/>
          <w:sz w:val="24"/>
        </w:rPr>
      </w:pPr>
      <w:r>
        <w:rPr>
          <w:rFonts w:ascii="SimSun" w:eastAsia="SimSun" w:hAnsi="SimSun" w:cs="SimSun" w:hint="eastAsia"/>
          <w:color w:val="FF0000"/>
          <w:sz w:val="24"/>
        </w:rPr>
        <w:t>喷涂车间首件检验项目：附着度（</w:t>
      </w:r>
      <w:r>
        <w:rPr>
          <w:rFonts w:ascii="SimSun" w:eastAsia="SimSun" w:hAnsi="SimSun" w:cs="SimSun" w:hint="eastAsia"/>
          <w:color w:val="FF0000"/>
          <w:sz w:val="24"/>
        </w:rPr>
        <w:t>3M616</w:t>
      </w:r>
      <w:r>
        <w:rPr>
          <w:rFonts w:ascii="SimSun" w:eastAsia="SimSun" w:hAnsi="SimSun" w:cs="SimSun" w:hint="eastAsia"/>
          <w:color w:val="FF0000"/>
          <w:sz w:val="24"/>
        </w:rPr>
        <w:t>胶带百格测试；如客户标准更严格则依客户标准）；水煮测试（恒温水浴锅、</w:t>
      </w:r>
      <w:r>
        <w:rPr>
          <w:rFonts w:ascii="SimSun" w:eastAsia="SimSun" w:hAnsi="SimSun" w:cs="SimSun" w:hint="eastAsia"/>
          <w:color w:val="FF0000"/>
          <w:sz w:val="24"/>
        </w:rPr>
        <w:t xml:space="preserve">PETG/PCTA/PET</w:t>
      </w:r>
      <w:r>
        <w:rPr>
          <w:rFonts w:ascii="SimSun" w:eastAsia="SimSun" w:hAnsi="SimSun" w:cs="SimSun" w:hint="eastAsia"/>
          <w:color w:val="FF0000"/>
          <w:sz w:val="24"/>
        </w:rPr>
        <w:t>材质水浴温度是</w:t>
      </w:r>
      <w:r>
        <w:rPr>
          <w:rFonts w:ascii="SimSun" w:eastAsia="SimSun" w:hAnsi="SimSun" w:cs="SimSun" w:hint="eastAsia"/>
          <w:color w:val="FF0000"/>
          <w:sz w:val="24"/>
        </w:rPr>
        <w:t xml:space="preserve">55</w:t>
      </w:r>
      <w:r>
        <w:rPr>
          <w:rFonts w:ascii="SimSun" w:eastAsia="SimSun" w:hAnsi="SimSun" w:cs="SimSun" w:hint="eastAsia"/>
          <w:color w:val="FF0000"/>
          <w:sz w:val="24"/>
        </w:rPr>
        <w:t>程度</w:t>
      </w:r>
      <w:r>
        <w:rPr>
          <w:rFonts w:ascii="SimSun" w:eastAsia="SimSun" w:hAnsi="SimSun" w:cs="SimSun" w:hint="eastAsia"/>
          <w:color w:val="FF0000"/>
          <w:sz w:val="24"/>
        </w:rPr>
        <w:t xml:space="preserve">30</w:t>
      </w:r>
      <w:r>
        <w:rPr>
          <w:rFonts w:ascii="SimSun" w:eastAsia="SimSun" w:hAnsi="SimSun" w:cs="SimSun" w:hint="eastAsia"/>
          <w:color w:val="FF0000"/>
          <w:sz w:val="24"/>
        </w:rPr>
        <w:t>分钟；</w:t>
      </w:r>
      <w:r>
        <w:rPr>
          <w:rFonts w:ascii="SimSun" w:eastAsia="SimSun" w:hAnsi="SimSun" w:cs="SimSun" w:hint="eastAsia"/>
          <w:color w:val="FF0000"/>
          <w:sz w:val="24"/>
        </w:rPr>
        <w:t xml:space="preserve">聚丙烯</w:t>
      </w:r>
      <w:r>
        <w:rPr>
          <w:rFonts w:ascii="SimSun" w:eastAsia="SimSun" w:hAnsi="SimSun" w:cs="SimSun" w:hint="eastAsia"/>
          <w:color w:val="FF0000"/>
          <w:sz w:val="24"/>
        </w:rPr>
        <w:t>材质的水浴温度是</w:t>
      </w:r>
      <w:r>
        <w:rPr>
          <w:rFonts w:ascii="SimSun" w:eastAsia="SimSun" w:hAnsi="SimSun" w:cs="SimSun" w:hint="eastAsia"/>
          <w:color w:val="FF0000"/>
          <w:sz w:val="24"/>
        </w:rPr>
        <w:t xml:space="preserve">75</w:t>
      </w:r>
      <w:r>
        <w:rPr>
          <w:rFonts w:ascii="SimSun" w:eastAsia="SimSun" w:hAnsi="SimSun" w:cs="SimSun" w:hint="eastAsia"/>
          <w:color w:val="FF0000"/>
          <w:sz w:val="24"/>
        </w:rPr>
        <w:t>程度</w:t>
      </w:r>
      <w:r>
        <w:rPr>
          <w:rFonts w:ascii="SimSun" w:eastAsia="SimSun" w:hAnsi="SimSun" w:cs="SimSun" w:hint="eastAsia"/>
          <w:color w:val="FF0000"/>
          <w:sz w:val="24"/>
        </w:rPr>
        <w:t xml:space="preserve">30</w:t>
      </w:r>
      <w:r>
        <w:rPr>
          <w:rFonts w:ascii="SimSun" w:eastAsia="SimSun" w:hAnsi="SimSun" w:cs="SimSun" w:hint="eastAsia"/>
          <w:color w:val="FF0000"/>
          <w:sz w:val="24"/>
        </w:rPr>
        <w:t>分钟；</w:t>
      </w:r>
      <w:r>
        <w:rPr>
          <w:rFonts w:ascii="SimSun" w:eastAsia="SimSun" w:hAnsi="SimSun" w:cs="SimSun" w:hint="eastAsia"/>
          <w:color w:val="FF0000"/>
          <w:sz w:val="24"/>
        </w:rPr>
        <w:t>ABS</w:t>
      </w:r>
      <w:r>
        <w:rPr>
          <w:rFonts w:ascii="SimSun" w:eastAsia="SimSun" w:hAnsi="SimSun" w:cs="SimSun" w:hint="eastAsia"/>
          <w:color w:val="FF0000"/>
          <w:sz w:val="24"/>
        </w:rPr>
        <w:t>等其它未指明材质的水浴温度是</w:t>
      </w:r>
      <w:r>
        <w:rPr>
          <w:rFonts w:ascii="SimSun" w:eastAsia="SimSun" w:hAnsi="SimSun" w:cs="SimSun" w:hint="eastAsia"/>
          <w:color w:val="FF0000"/>
          <w:sz w:val="24"/>
        </w:rPr>
        <w:t xml:space="preserve"/>
      </w:r>
      <w:r>
        <w:rPr>
          <w:rFonts w:ascii="SimSun" w:eastAsia="SimSun" w:hAnsi="SimSun" w:cs="SimSun" w:hint="eastAsia"/>
          <w:color w:val="FF0000"/>
          <w:sz w:val="24"/>
        </w:rPr>
        <w:t xml:space="preserve"/>
      </w:r>
      <w:r>
        <w:rPr>
          <w:rFonts w:ascii="SimSun" w:eastAsia="SimSun" w:hAnsi="SimSun" w:cs="SimSun" w:hint="eastAsia"/>
          <w:color w:val="FF0000"/>
          <w:sz w:val="24"/>
        </w:rPr>
        <w:t>程度</w:t>
      </w:r>
      <w:r>
        <w:rPr>
          <w:rFonts w:ascii="SimSun" w:eastAsia="SimSun" w:hAnsi="SimSun" w:cs="SimSun" w:hint="eastAsia"/>
          <w:color w:val="FF0000"/>
          <w:sz w:val="24"/>
        </w:rPr>
        <w:t xml:space="preserve">30</w:t>
      </w:r>
      <w:r>
        <w:rPr>
          <w:rFonts w:ascii="SimSun" w:eastAsia="SimSun" w:hAnsi="SimSun" w:cs="SimSun" w:hint="eastAsia"/>
          <w:color w:val="FF0000"/>
          <w:sz w:val="24"/>
        </w:rPr>
        <w:t>分钟），其它参考“喷涂电镀品质通用检验标准书”及其成品“品质检验标准书”中主要项目执行：如拉力、扭力、扣点、镜框内径、粉盘内径尺寸等（由品质组长或以上主管指定）。</w:t>
      </w:r>
      <w:ins w:id="0" w:author="LM" w:date="2025-06-07T16:20:00Z">
        <w:r>
          <w:rPr>
            <w:rFonts w:ascii="SimSun" w:eastAsia="SimSun" w:hAnsi="SimSun" w:cs="SimSun" w:hint="eastAsia"/>
            <w:color w:val="FF0000"/>
            <w:sz w:val="24"/>
          </w:rPr>
          <w:t>70</w:t>
        </w:r>
      </w:ins>
    </w:p>
    <w:p w14:paraId="446D498A"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烫印车间首件检验项目：附着度（</w:t>
      </w:r>
      <w:r>
        <w:rPr>
          <w:rFonts w:ascii="SimSun" w:eastAsia="SimSun" w:hAnsi="SimSun" w:cs="SimSun" w:hint="eastAsia"/>
          <w:sz w:val="24"/>
        </w:rPr>
        <w:t>3M616</w:t>
      </w:r>
      <w:r>
        <w:rPr>
          <w:rFonts w:ascii="SimSun" w:eastAsia="SimSun" w:hAnsi="SimSun" w:cs="SimSun" w:hint="eastAsia"/>
          <w:sz w:val="24"/>
        </w:rPr>
        <w:t>胶带测试、产品对磨测试、酒精擦拭褪色测试、指甲轻刮字体测试；如客户标准更严格则依客户标准）；字体位置与字体大小（参考产品烫印图稿），其它参考“品质印烫通用检验标准书”及其成品“品质检验标准书”中主要项目执行：如拉力、扭力、扣点尺寸、镜框内径、粉盘内径等（由品质组长或以上主管指定）。</w:t>
      </w:r>
    </w:p>
    <w:p w14:paraId="2FAB1CA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件</w:t>
      </w:r>
      <w:r>
        <w:rPr>
          <w:rFonts w:ascii="SimSun" w:eastAsia="SimSun" w:hAnsi="SimSun" w:cs="SimSun" w:hint="eastAsia"/>
          <w:sz w:val="24"/>
        </w:rPr>
        <w:t>确认合格后，品检员依</w:t>
      </w:r>
      <w:r>
        <w:rPr>
          <w:rFonts w:ascii="SimSun" w:eastAsia="SimSun" w:hAnsi="SimSun" w:cs="SimSun" w:hint="eastAsia"/>
          <w:sz w:val="24"/>
        </w:rPr>
        <w:t>“</w:t>
      </w:r>
      <w:r>
        <w:rPr>
          <w:rFonts w:ascii="SimSun" w:eastAsia="SimSun" w:hAnsi="SimSun" w:cs="SimSun" w:hint="eastAsia"/>
          <w:sz w:val="24"/>
        </w:rPr>
        <w:t>品质检验标准书</w:t>
      </w:r>
      <w:r>
        <w:rPr>
          <w:rFonts w:ascii="SimSun" w:eastAsia="SimSun" w:hAnsi="SimSun" w:cs="SimSun" w:hint="eastAsia"/>
          <w:sz w:val="24"/>
        </w:rPr>
        <w:t>”</w:t>
      </w:r>
      <w:r>
        <w:rPr>
          <w:rFonts w:ascii="SimSun" w:eastAsia="SimSun" w:hAnsi="SimSun" w:cs="SimSun" w:hint="eastAsia"/>
          <w:sz w:val="24"/>
        </w:rPr>
        <w:t>或“产品检验标准卡”</w:t>
      </w:r>
      <w:r>
        <w:rPr>
          <w:rFonts w:ascii="SimSun" w:eastAsia="SimSun" w:hAnsi="SimSun" w:cs="SimSun" w:hint="eastAsia"/>
          <w:sz w:val="24"/>
        </w:rPr>
        <w:t>上的外观要求，连同</w:t>
      </w:r>
      <w:r>
        <w:rPr>
          <w:rFonts w:ascii="SimSun" w:eastAsia="SimSun" w:hAnsi="SimSun" w:cs="SimSun" w:hint="eastAsia"/>
          <w:sz w:val="24"/>
        </w:rPr>
        <w:t>“首件确认单”</w:t>
      </w:r>
      <w:r>
        <w:rPr>
          <w:rFonts w:ascii="SimSun" w:eastAsia="SimSun" w:hAnsi="SimSun" w:cs="SimSun" w:hint="eastAsia"/>
          <w:sz w:val="24"/>
        </w:rPr>
        <w:t>、</w:t>
      </w:r>
      <w:r>
        <w:rPr>
          <w:rFonts w:ascii="SimSun" w:eastAsia="SimSun" w:hAnsi="SimSun" w:cs="SimSun" w:hint="eastAsia"/>
          <w:sz w:val="24"/>
        </w:rPr>
        <w:t>首件样品</w:t>
      </w:r>
      <w:r>
        <w:rPr>
          <w:rFonts w:ascii="SimSun" w:eastAsia="SimSun" w:hAnsi="SimSun" w:cs="SimSun" w:hint="eastAsia"/>
          <w:sz w:val="24"/>
        </w:rPr>
        <w:t>（</w:t>
      </w:r>
      <w:r>
        <w:rPr>
          <w:rFonts w:ascii="SimSun" w:eastAsia="SimSun" w:hAnsi="SimSun" w:cs="SimSun" w:hint="eastAsia"/>
          <w:sz w:val="24"/>
        </w:rPr>
        <w:t>样</w:t>
      </w:r>
      <w:r>
        <w:rPr>
          <w:rFonts w:ascii="SimSun" w:eastAsia="SimSun" w:hAnsi="SimSun" w:cs="SimSun" w:hint="eastAsia"/>
          <w:sz w:val="24"/>
        </w:rPr>
        <w:t>品需要品检</w:t>
      </w:r>
      <w:r>
        <w:rPr>
          <w:rFonts w:ascii="SimSun" w:eastAsia="SimSun" w:hAnsi="SimSun" w:cs="SimSun" w:hint="eastAsia"/>
          <w:color w:val="FF0000"/>
          <w:sz w:val="24"/>
        </w:rPr>
        <w:t>组长</w:t>
      </w:r>
      <w:r>
        <w:rPr>
          <w:rFonts w:ascii="SimSun" w:eastAsia="SimSun" w:hAnsi="SimSun" w:cs="SimSun" w:hint="eastAsia"/>
          <w:sz w:val="24"/>
        </w:rPr>
        <w:t>或以上</w:t>
      </w:r>
      <w:r>
        <w:rPr>
          <w:rFonts w:ascii="SimSun" w:eastAsia="SimSun" w:hAnsi="SimSun" w:cs="SimSun" w:hint="eastAsia"/>
          <w:sz w:val="24"/>
        </w:rPr>
        <w:t>的签字确认）一起反馈给生产部门。新产品的首</w:t>
      </w:r>
      <w:r>
        <w:rPr>
          <w:rFonts w:ascii="SimSun" w:eastAsia="SimSun" w:hAnsi="SimSun" w:cs="SimSun" w:hint="eastAsia"/>
          <w:sz w:val="24"/>
        </w:rPr>
        <w:t>件</w:t>
      </w:r>
      <w:r>
        <w:rPr>
          <w:rFonts w:ascii="SimSun" w:eastAsia="SimSun" w:hAnsi="SimSun" w:cs="SimSun" w:hint="eastAsia"/>
          <w:sz w:val="24"/>
        </w:rPr>
        <w:t>确认合格要经过品质</w:t>
      </w:r>
      <w:r>
        <w:rPr>
          <w:rFonts w:ascii="SimSun" w:eastAsia="SimSun" w:hAnsi="SimSun" w:cs="SimSun" w:hint="eastAsia"/>
          <w:sz w:val="24"/>
        </w:rPr>
        <w:t>课长</w:t>
      </w:r>
      <w:r>
        <w:rPr>
          <w:rFonts w:ascii="SimSun" w:eastAsia="SimSun" w:hAnsi="SimSun" w:cs="SimSun" w:hint="eastAsia"/>
          <w:sz w:val="24"/>
        </w:rPr>
        <w:t>签字确认。</w:t>
      </w:r>
    </w:p>
    <w:p w14:paraId="52764319"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件</w:t>
      </w:r>
      <w:r>
        <w:rPr>
          <w:rFonts w:ascii="SimSun" w:eastAsia="SimSun" w:hAnsi="SimSun" w:cs="SimSun" w:hint="eastAsia"/>
          <w:sz w:val="24"/>
        </w:rPr>
        <w:t>不合格，</w:t>
      </w:r>
      <w:r>
        <w:rPr>
          <w:rFonts w:ascii="SimSun" w:eastAsia="SimSun" w:hAnsi="SimSun" w:cs="SimSun" w:hint="eastAsia"/>
          <w:sz w:val="24"/>
        </w:rPr>
        <w:t>通知</w:t>
      </w:r>
      <w:r>
        <w:rPr>
          <w:rFonts w:ascii="SimSun" w:eastAsia="SimSun" w:hAnsi="SimSun" w:cs="SimSun" w:hint="eastAsia"/>
          <w:sz w:val="24"/>
        </w:rPr>
        <w:t>现场技术人员、班长共同分析原因，采取改进措施后，重新进行生产并第二次送样检验，合格后方可批量投入生产。如</w:t>
      </w:r>
      <w:r>
        <w:rPr>
          <w:rFonts w:ascii="SimSun" w:eastAsia="SimSun" w:hAnsi="SimSun" w:cs="SimSun" w:hint="eastAsia"/>
          <w:sz w:val="24"/>
        </w:rPr>
        <w:t>三</w:t>
      </w:r>
      <w:r>
        <w:rPr>
          <w:rFonts w:ascii="SimSun" w:eastAsia="SimSun" w:hAnsi="SimSun" w:cs="SimSun" w:hint="eastAsia"/>
          <w:sz w:val="24"/>
        </w:rPr>
        <w:t>次首</w:t>
      </w:r>
      <w:r>
        <w:rPr>
          <w:rFonts w:ascii="SimSun" w:eastAsia="SimSun" w:hAnsi="SimSun" w:cs="SimSun" w:hint="eastAsia"/>
          <w:sz w:val="24"/>
        </w:rPr>
        <w:t>件</w:t>
      </w:r>
      <w:r>
        <w:rPr>
          <w:rFonts w:ascii="SimSun" w:eastAsia="SimSun" w:hAnsi="SimSun" w:cs="SimSun" w:hint="eastAsia"/>
          <w:sz w:val="24"/>
        </w:rPr>
        <w:t>仍有不合格时，品质、生产部门需将信息反馈给部门经理，提出改进意见，必要时请专案共同研讨改进。如首件不合格原因无法排除，需特采生产时由</w:t>
      </w:r>
      <w:r>
        <w:rPr>
          <w:rFonts w:ascii="SimSun" w:eastAsia="SimSun" w:hAnsi="SimSun" w:cs="SimSun" w:hint="eastAsia"/>
          <w:color w:val="FF0000"/>
          <w:sz w:val="24"/>
        </w:rPr>
        <w:t>生产</w:t>
      </w:r>
      <w:r>
        <w:rPr>
          <w:rFonts w:ascii="SimSun" w:eastAsia="SimSun" w:hAnsi="SimSun" w:cs="SimSun" w:hint="eastAsia"/>
          <w:color w:val="FF0000"/>
          <w:sz w:val="24"/>
        </w:rPr>
        <w:t>运营总监</w:t>
      </w:r>
      <w:r>
        <w:rPr>
          <w:rFonts w:ascii="SimSun" w:eastAsia="SimSun" w:hAnsi="SimSun" w:cs="SimSun" w:hint="eastAsia"/>
          <w:sz w:val="24"/>
        </w:rPr>
        <w:t>提出，品质</w:t>
      </w:r>
      <w:r>
        <w:rPr>
          <w:rFonts w:ascii="SimSun" w:eastAsia="SimSun" w:hAnsi="SimSun" w:cs="SimSun" w:hint="eastAsia"/>
          <w:sz w:val="24"/>
        </w:rPr>
        <w:t>课长</w:t>
      </w:r>
      <w:r>
        <w:rPr>
          <w:rFonts w:ascii="SimSun" w:eastAsia="SimSun" w:hAnsi="SimSun" w:cs="SimSun" w:hint="eastAsia"/>
          <w:sz w:val="24"/>
        </w:rPr>
        <w:t>提出评审意见，必要时请专案评审同意</w:t>
      </w:r>
      <w:r>
        <w:rPr>
          <w:rFonts w:ascii="SimSun" w:eastAsia="SimSun" w:hAnsi="SimSun" w:cs="SimSun" w:hint="eastAsia"/>
          <w:sz w:val="24"/>
        </w:rPr>
        <w:t>，</w:t>
      </w:r>
      <w:r>
        <w:rPr>
          <w:rFonts w:ascii="SimSun" w:eastAsia="SimSun" w:hAnsi="SimSun" w:cs="SimSun" w:hint="eastAsia"/>
          <w:sz w:val="24"/>
        </w:rPr>
        <w:t>最终由品质经理批准</w:t>
      </w:r>
      <w:r>
        <w:rPr>
          <w:rFonts w:ascii="SimSun" w:eastAsia="SimSun" w:hAnsi="SimSun" w:cs="SimSun" w:hint="eastAsia"/>
          <w:sz w:val="24"/>
        </w:rPr>
        <w:t>。</w:t>
      </w:r>
    </w:p>
    <w:p w14:paraId="1DF90487"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件确认合格前原则上不可生产，如在些期间有产品产生，</w:t>
      </w:r>
      <w:r>
        <w:rPr>
          <w:rFonts w:ascii="SimSun" w:eastAsia="SimSun" w:hAnsi="SimSun" w:cs="SimSun" w:hint="eastAsia"/>
          <w:sz w:val="24"/>
        </w:rPr>
        <w:t>所生产的产品或零部件</w:t>
      </w:r>
      <w:r>
        <w:rPr>
          <w:rFonts w:ascii="SimSun" w:eastAsia="SimSun" w:hAnsi="SimSun" w:cs="SimSun" w:hint="eastAsia"/>
          <w:sz w:val="24"/>
        </w:rPr>
        <w:t>需</w:t>
      </w:r>
      <w:r>
        <w:rPr>
          <w:rFonts w:ascii="SimSun" w:eastAsia="SimSun" w:hAnsi="SimSun" w:cs="SimSun" w:hint="eastAsia"/>
          <w:sz w:val="24"/>
        </w:rPr>
        <w:t>进行追溯抽查、复检，</w:t>
      </w:r>
      <w:r>
        <w:rPr>
          <w:rFonts w:ascii="SimSun" w:eastAsia="SimSun" w:hAnsi="SimSun" w:cs="SimSun" w:hint="eastAsia"/>
          <w:sz w:val="24"/>
        </w:rPr>
        <w:t>如有异常</w:t>
      </w:r>
      <w:r>
        <w:rPr>
          <w:rFonts w:ascii="SimSun" w:eastAsia="SimSun" w:hAnsi="SimSun" w:cs="SimSun" w:hint="eastAsia"/>
          <w:sz w:val="24"/>
        </w:rPr>
        <w:t>开出</w:t>
      </w:r>
      <w:r>
        <w:rPr>
          <w:rFonts w:ascii="SimSun" w:eastAsia="SimSun" w:hAnsi="SimSun" w:cs="SimSun" w:hint="eastAsia"/>
          <w:sz w:val="24"/>
        </w:rPr>
        <w:t>“</w:t>
      </w:r>
      <w:r>
        <w:rPr>
          <w:rFonts w:ascii="SimSun" w:eastAsia="SimSun" w:hAnsi="SimSun" w:cs="SimSun" w:hint="eastAsia"/>
          <w:sz w:val="24"/>
        </w:rPr>
        <w:t>品质异常单</w:t>
      </w:r>
      <w:r>
        <w:rPr>
          <w:rFonts w:ascii="SimSun" w:eastAsia="SimSun" w:hAnsi="SimSun" w:cs="SimSun" w:hint="eastAsia"/>
          <w:sz w:val="24"/>
        </w:rPr>
        <w:t>”</w:t>
      </w:r>
      <w:r>
        <w:rPr>
          <w:rFonts w:ascii="SimSun" w:eastAsia="SimSun" w:hAnsi="SimSun" w:cs="SimSun" w:hint="eastAsia"/>
          <w:sz w:val="24"/>
        </w:rPr>
        <w:t>，按《不合格品控制程序》进行评审处理。</w:t>
      </w:r>
    </w:p>
    <w:p w14:paraId="752F7ED7"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每次首件检查确认时间一般不超过</w:t>
      </w:r>
      <w:r>
        <w:rPr>
          <w:rFonts w:ascii="SimSun" w:eastAsia="SimSun" w:hAnsi="SimSun" w:cs="SimSun" w:hint="eastAsia"/>
          <w:sz w:val="24"/>
        </w:rPr>
        <w:t>4</w:t>
      </w:r>
      <w:r>
        <w:rPr>
          <w:rFonts w:ascii="SimSun" w:eastAsia="SimSun" w:hAnsi="SimSun" w:cs="SimSun" w:hint="eastAsia"/>
          <w:sz w:val="24"/>
        </w:rPr>
        <w:t>小时（</w:t>
      </w:r>
      <w:r>
        <w:rPr>
          <w:rFonts w:ascii="SimSun" w:eastAsia="SimSun" w:hAnsi="SimSun" w:cs="SimSun" w:hint="eastAsia"/>
          <w:sz w:val="24"/>
        </w:rPr>
        <w:t>各工序单独规定、</w:t>
      </w:r>
      <w:r>
        <w:rPr>
          <w:rFonts w:ascii="SimSun" w:eastAsia="SimSun" w:hAnsi="SimSun" w:cs="SimSun" w:hint="eastAsia"/>
          <w:sz w:val="24"/>
        </w:rPr>
        <w:t>特殊项目除外）。</w:t>
      </w:r>
    </w:p>
    <w:p w14:paraId="3A21E91B"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件</w:t>
      </w:r>
      <w:r>
        <w:rPr>
          <w:rFonts w:ascii="SimSun" w:eastAsia="SimSun" w:hAnsi="SimSun" w:cs="SimSun" w:hint="eastAsia"/>
          <w:sz w:val="24"/>
        </w:rPr>
        <w:t>确认合格后，</w:t>
      </w:r>
      <w:r>
        <w:rPr>
          <w:rFonts w:ascii="SimSun" w:eastAsia="SimSun" w:hAnsi="SimSun" w:cs="SimSun" w:hint="eastAsia"/>
          <w:sz w:val="24"/>
        </w:rPr>
        <w:t>要进行签样留样动作，留样产品尽可能</w:t>
      </w:r>
      <w:r>
        <w:rPr>
          <w:rFonts w:ascii="SimSun" w:eastAsia="SimSun" w:hAnsi="SimSun" w:cs="SimSun" w:hint="eastAsia"/>
          <w:sz w:val="24"/>
        </w:rPr>
        <w:t>色水、外观要</w:t>
      </w:r>
      <w:r>
        <w:rPr>
          <w:rFonts w:ascii="SimSun" w:eastAsia="SimSun" w:hAnsi="SimSun" w:cs="SimSun" w:hint="eastAsia"/>
          <w:sz w:val="24"/>
        </w:rPr>
        <w:t>通过</w:t>
      </w:r>
      <w:r>
        <w:rPr>
          <w:rFonts w:ascii="SimSun" w:eastAsia="SimSun" w:hAnsi="SimSun" w:cs="SimSun" w:hint="eastAsia"/>
          <w:sz w:val="24"/>
        </w:rPr>
        <w:t>的</w:t>
      </w:r>
      <w:r>
        <w:rPr>
          <w:rFonts w:ascii="SimSun" w:eastAsia="SimSun" w:hAnsi="SimSun" w:cs="SimSun" w:hint="eastAsia"/>
          <w:sz w:val="24"/>
        </w:rPr>
        <w:t>（</w:t>
      </w:r>
      <w:r>
        <w:rPr>
          <w:rFonts w:ascii="SimSun" w:eastAsia="SimSun" w:hAnsi="SimSun" w:cs="SimSun" w:hint="eastAsia"/>
          <w:sz w:val="24"/>
        </w:rPr>
        <w:t>如有其它情况则需要在标签上注明）。</w:t>
      </w:r>
    </w:p>
    <w:p w14:paraId="41F872F8"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注塑车间签样两模，一模放在现场</w:t>
      </w:r>
      <w:r>
        <w:rPr>
          <w:rFonts w:ascii="SimSun" w:eastAsia="SimSun" w:hAnsi="SimSun" w:cs="SimSun" w:hint="eastAsia"/>
          <w:sz w:val="24"/>
        </w:rPr>
        <w:t xml:space="preserve"/>
      </w:r>
      <w:r>
        <w:rPr>
          <w:rFonts w:ascii="SimSun" w:eastAsia="SimSun" w:hAnsi="SimSun" w:cs="SimSun" w:hint="eastAsia"/>
          <w:sz w:val="24"/>
        </w:rPr>
        <w:t>，一模</w:t>
      </w:r>
      <w:r>
        <w:rPr>
          <w:rFonts w:ascii="SimSun" w:eastAsia="SimSun" w:hAnsi="SimSun" w:cs="SimSun" w:hint="eastAsia"/>
          <w:sz w:val="24"/>
        </w:rPr>
        <w:t>品检员留样</w:t>
      </w:r>
      <w:r>
        <w:rPr>
          <w:rFonts w:ascii="SimSun" w:eastAsia="SimSun" w:hAnsi="SimSun" w:cs="SimSun" w:hint="eastAsia"/>
          <w:sz w:val="24"/>
        </w:rPr>
        <w:t>，</w:t>
      </w:r>
      <w:r>
        <w:rPr>
          <w:rFonts w:ascii="SimSun" w:eastAsia="SimSun" w:hAnsi="SimSun" w:cs="SimSun" w:hint="eastAsia"/>
          <w:sz w:val="24"/>
        </w:rPr>
        <w:t>装袋贴上留样标签</w:t>
      </w:r>
      <w:r>
        <w:rPr>
          <w:rFonts w:ascii="SimSun" w:eastAsia="SimSun" w:hAnsi="SimSun" w:cs="SimSun" w:hint="eastAsia"/>
          <w:sz w:val="24"/>
        </w:rPr>
        <w:t>，</w:t>
      </w:r>
      <w:r>
        <w:rPr>
          <w:rFonts w:ascii="SimSun" w:eastAsia="SimSun" w:hAnsi="SimSun" w:cs="SimSun" w:hint="eastAsia"/>
          <w:sz w:val="24"/>
        </w:rPr>
        <w:t>另外</w:t>
      </w:r>
      <w:r>
        <w:rPr>
          <w:rFonts w:ascii="SimSun" w:eastAsia="SimSun" w:hAnsi="SimSun" w:cs="SimSun" w:hint="eastAsia"/>
          <w:sz w:val="24"/>
        </w:rPr>
        <w:t>尺寸、功能留样</w:t>
      </w:r>
      <w:r>
        <w:rPr>
          <w:rFonts w:ascii="SimSun" w:eastAsia="SimSun" w:hAnsi="SimSun" w:cs="SimSun" w:hint="eastAsia"/>
          <w:sz w:val="24"/>
        </w:rPr>
        <w:t>30</w:t>
      </w:r>
      <w:r>
        <w:rPr>
          <w:rFonts w:ascii="SimSun" w:eastAsia="SimSun" w:hAnsi="SimSun" w:cs="SimSun" w:hint="eastAsia"/>
          <w:sz w:val="24"/>
        </w:rPr>
        <w:t>模，作为以后交叉配对做功能使用</w:t>
      </w:r>
      <w:r>
        <w:rPr>
          <w:rFonts w:ascii="SimSun" w:eastAsia="SimSun" w:hAnsi="SimSun" w:cs="SimSun" w:hint="eastAsia"/>
          <w:sz w:val="24"/>
        </w:rPr>
        <w:t>；</w:t>
      </w:r>
    </w:p>
    <w:p w14:paraId="735F7CD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lastRenderedPageBreak/>
        <w:t>烫金、印刷、组装、喷涂、植绒</w:t>
      </w:r>
      <w:r>
        <w:rPr>
          <w:rFonts w:ascii="SimSun" w:eastAsia="SimSun" w:hAnsi="SimSun" w:cs="SimSun" w:hint="eastAsia"/>
          <w:sz w:val="24"/>
        </w:rPr>
        <w:t>部门需</w:t>
      </w:r>
      <w:r>
        <w:rPr>
          <w:rFonts w:ascii="SimSun" w:eastAsia="SimSun" w:hAnsi="SimSun" w:cs="SimSun" w:hint="eastAsia"/>
          <w:sz w:val="24"/>
        </w:rPr>
        <w:t>签样</w:t>
      </w:r>
      <w:r>
        <w:rPr>
          <w:rFonts w:ascii="SimSun" w:eastAsia="SimSun" w:hAnsi="SimSun" w:cs="SimSun" w:hint="eastAsia"/>
          <w:sz w:val="24"/>
        </w:rPr>
        <w:t>6</w:t>
      </w:r>
      <w:r>
        <w:rPr>
          <w:rFonts w:ascii="SimSun" w:eastAsia="SimSun" w:hAnsi="SimSun" w:cs="SimSun" w:hint="eastAsia"/>
          <w:sz w:val="24"/>
        </w:rPr>
        <w:t>个，一个放在现场</w:t>
      </w:r>
      <w:r>
        <w:rPr>
          <w:rFonts w:ascii="SimSun" w:eastAsia="SimSun" w:hAnsi="SimSun" w:cs="SimSun" w:hint="eastAsia"/>
          <w:sz w:val="24"/>
        </w:rPr>
        <w:t xml:space="preserve"/>
      </w:r>
      <w:r>
        <w:rPr>
          <w:rFonts w:ascii="SimSun" w:eastAsia="SimSun" w:hAnsi="SimSun" w:cs="SimSun" w:hint="eastAsia"/>
          <w:sz w:val="24"/>
        </w:rPr>
        <w:t>，</w:t>
      </w:r>
      <w:r>
        <w:rPr>
          <w:rFonts w:ascii="SimSun" w:eastAsia="SimSun" w:hAnsi="SimSun" w:cs="SimSun" w:hint="eastAsia"/>
          <w:sz w:val="24"/>
        </w:rPr>
        <w:t>5</w:t>
      </w:r>
      <w:r>
        <w:rPr>
          <w:rFonts w:ascii="SimSun" w:eastAsia="SimSun" w:hAnsi="SimSun" w:cs="SimSun" w:hint="eastAsia"/>
          <w:sz w:val="24"/>
        </w:rPr>
        <w:t>个</w:t>
      </w:r>
      <w:r>
        <w:rPr>
          <w:rFonts w:ascii="SimSun" w:eastAsia="SimSun" w:hAnsi="SimSun" w:cs="SimSun" w:hint="eastAsia"/>
          <w:sz w:val="24"/>
        </w:rPr>
        <w:t>品检员留样，</w:t>
      </w:r>
      <w:r>
        <w:rPr>
          <w:rFonts w:ascii="SimSun" w:eastAsia="SimSun" w:hAnsi="SimSun" w:cs="SimSun" w:hint="eastAsia"/>
          <w:sz w:val="24"/>
        </w:rPr>
        <w:t>装袋贴上留样标签。</w:t>
      </w:r>
    </w:p>
    <w:p w14:paraId="314541C3"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冲压、抛光需签样</w:t>
      </w:r>
      <w:r>
        <w:rPr>
          <w:rFonts w:ascii="SimSun" w:eastAsia="SimSun" w:hAnsi="SimSun" w:cs="SimSun" w:hint="eastAsia"/>
          <w:sz w:val="24"/>
        </w:rPr>
        <w:t>8</w:t>
      </w:r>
      <w:r>
        <w:rPr>
          <w:rFonts w:ascii="SimSun" w:eastAsia="SimSun" w:hAnsi="SimSun" w:cs="SimSun" w:hint="eastAsia"/>
          <w:sz w:val="24"/>
        </w:rPr>
        <w:t>个，</w:t>
      </w:r>
      <w:r>
        <w:rPr>
          <w:rFonts w:ascii="SimSun" w:eastAsia="SimSun" w:hAnsi="SimSun" w:cs="SimSun" w:hint="eastAsia"/>
          <w:sz w:val="24"/>
        </w:rPr>
        <w:t>3</w:t>
      </w:r>
      <w:r>
        <w:rPr>
          <w:rFonts w:ascii="SimSun" w:eastAsia="SimSun" w:hAnsi="SimSun" w:cs="SimSun" w:hint="eastAsia"/>
          <w:sz w:val="24"/>
        </w:rPr>
        <w:t>个给现场，</w:t>
      </w:r>
      <w:r>
        <w:rPr>
          <w:rFonts w:ascii="SimSun" w:eastAsia="SimSun" w:hAnsi="SimSun" w:cs="SimSun" w:hint="eastAsia"/>
          <w:sz w:val="24"/>
        </w:rPr>
        <w:t>5</w:t>
      </w:r>
      <w:r>
        <w:rPr>
          <w:rFonts w:ascii="SimSun" w:eastAsia="SimSun" w:hAnsi="SimSun" w:cs="SimSun" w:hint="eastAsia"/>
          <w:sz w:val="24"/>
        </w:rPr>
        <w:t>个品检员留样，装袋贴上留样标签。</w:t>
      </w:r>
    </w:p>
    <w:p w14:paraId="48F8A0D8"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氧化签样</w:t>
      </w:r>
      <w:r>
        <w:rPr>
          <w:rFonts w:ascii="SimSun" w:eastAsia="SimSun" w:hAnsi="SimSun" w:cs="SimSun" w:hint="eastAsia"/>
          <w:sz w:val="24"/>
        </w:rPr>
        <w:t>5</w:t>
      </w:r>
      <w:r>
        <w:rPr>
          <w:rFonts w:ascii="SimSun" w:eastAsia="SimSun" w:hAnsi="SimSun" w:cs="SimSun" w:hint="eastAsia"/>
          <w:sz w:val="24"/>
        </w:rPr>
        <w:t>个全留样，提供色水板给现场作业执行。</w:t>
      </w:r>
    </w:p>
    <w:p w14:paraId="053F517E"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成品出货合格后每批需</w:t>
      </w:r>
      <w:r>
        <w:rPr>
          <w:rFonts w:ascii="SimSun" w:eastAsia="SimSun" w:hAnsi="SimSun" w:cs="SimSun" w:hint="eastAsia"/>
          <w:sz w:val="24"/>
        </w:rPr>
        <w:t>留样</w:t>
      </w:r>
      <w:r>
        <w:rPr>
          <w:rFonts w:ascii="SimSun" w:eastAsia="SimSun" w:hAnsi="SimSun" w:cs="SimSun" w:hint="eastAsia"/>
          <w:sz w:val="24"/>
        </w:rPr>
        <w:t>5</w:t>
      </w:r>
      <w:r>
        <w:rPr>
          <w:rFonts w:ascii="SimSun" w:eastAsia="SimSun" w:hAnsi="SimSun" w:cs="SimSun" w:hint="eastAsia"/>
          <w:sz w:val="24"/>
        </w:rPr>
        <w:t>件</w:t>
      </w:r>
      <w:r>
        <w:rPr>
          <w:rFonts w:ascii="SimSun" w:eastAsia="SimSun" w:hAnsi="SimSun" w:cs="SimSun" w:hint="eastAsia"/>
          <w:sz w:val="24"/>
        </w:rPr>
        <w:t>，</w:t>
      </w:r>
      <w:r>
        <w:rPr>
          <w:rFonts w:ascii="SimSun" w:eastAsia="SimSun" w:hAnsi="SimSun" w:cs="SimSun" w:hint="eastAsia"/>
          <w:sz w:val="24"/>
        </w:rPr>
        <w:t>装袋贴上留样标签。</w:t>
      </w:r>
    </w:p>
    <w:p w14:paraId="69260C23"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成品留样需登记在“成品留样记录表”上，记录存放时间，如有中途取出，则取样人需记录取走时间和数量，注意取样时必须确保至少保留一个不得取走。</w:t>
      </w:r>
    </w:p>
    <w:p w14:paraId="73AC91D9"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品质部保存首件检验的全部记录和</w:t>
      </w:r>
      <w:r>
        <w:rPr>
          <w:rFonts w:ascii="SimSun" w:eastAsia="SimSun" w:hAnsi="SimSun" w:cs="SimSun" w:hint="eastAsia"/>
          <w:sz w:val="24"/>
        </w:rPr>
        <w:t>品管</w:t>
      </w:r>
      <w:r>
        <w:rPr>
          <w:rFonts w:ascii="SimSun" w:eastAsia="SimSun" w:hAnsi="SimSun" w:cs="SimSun" w:hint="eastAsia"/>
          <w:sz w:val="24"/>
        </w:rPr>
        <w:t>留样；复印联的所有记录</w:t>
      </w:r>
      <w:r>
        <w:rPr>
          <w:rFonts w:ascii="SimSun" w:eastAsia="SimSun" w:hAnsi="SimSun" w:cs="SimSun" w:hint="eastAsia"/>
          <w:sz w:val="24"/>
        </w:rPr>
        <w:t>及现场首件样由</w:t>
      </w:r>
      <w:r>
        <w:rPr>
          <w:rFonts w:ascii="SimSun" w:eastAsia="SimSun" w:hAnsi="SimSun" w:cs="SimSun" w:hint="eastAsia"/>
          <w:sz w:val="24"/>
        </w:rPr>
        <w:t>生产部保留。具体参照《标识与可追溯控制程序》执行。</w:t>
      </w:r>
    </w:p>
    <w:p w14:paraId="3E642AB1"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首件检查经品质部确认合格后</w:t>
      </w:r>
      <w:r>
        <w:rPr>
          <w:rFonts w:ascii="SimSun" w:eastAsia="SimSun" w:hAnsi="SimSun" w:cs="SimSun" w:hint="eastAsia"/>
          <w:sz w:val="24"/>
        </w:rPr>
        <w:t>，</w:t>
      </w:r>
      <w:r>
        <w:rPr>
          <w:rFonts w:ascii="SimSun" w:eastAsia="SimSun" w:hAnsi="SimSun" w:cs="SimSun" w:hint="eastAsia"/>
          <w:sz w:val="24"/>
        </w:rPr>
        <w:t>生产部门方可正式生产。</w:t>
      </w:r>
      <w:r>
        <w:rPr>
          <w:rFonts w:ascii="SimSun" w:eastAsia="SimSun" w:hAnsi="SimSun" w:cs="SimSun" w:hint="eastAsia"/>
          <w:sz w:val="24"/>
        </w:rPr>
        <w:t>首件确认期间如有生产产品需经检验员检验确认是否合格并进行相应处理。</w:t>
      </w:r>
    </w:p>
    <w:p w14:paraId="23C6A1B1"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自主检验</w:t>
      </w:r>
    </w:p>
    <w:p w14:paraId="1635D187"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自主检验是由生产人员对生产的产品执行外观及简易功能的检验</w:t>
      </w:r>
      <w:r>
        <w:rPr>
          <w:rFonts w:ascii="SimSun" w:eastAsia="SimSun" w:hAnsi="SimSun" w:cs="SimSun" w:hint="eastAsia"/>
          <w:sz w:val="24"/>
        </w:rPr>
        <w:t>。</w:t>
      </w:r>
    </w:p>
    <w:p w14:paraId="29B3F3CC"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其中作业员对生产的产品执行</w:t>
      </w:r>
      <w:r>
        <w:rPr>
          <w:rFonts w:ascii="SimSun" w:eastAsia="SimSun" w:hAnsi="SimSun" w:cs="SimSun" w:hint="eastAsia"/>
          <w:sz w:val="24"/>
        </w:rPr>
        <w:t>100%</w:t>
      </w:r>
      <w:r>
        <w:rPr>
          <w:rFonts w:ascii="SimSun" w:eastAsia="SimSun" w:hAnsi="SimSun" w:cs="SimSun" w:hint="eastAsia"/>
          <w:sz w:val="24"/>
        </w:rPr>
        <w:t>全检</w:t>
      </w:r>
      <w:r>
        <w:rPr>
          <w:rFonts w:ascii="SimSun" w:eastAsia="SimSun" w:hAnsi="SimSun" w:cs="SimSun" w:hint="eastAsia"/>
          <w:sz w:val="24"/>
        </w:rPr>
        <w:t>，</w:t>
      </w:r>
      <w:r>
        <w:rPr>
          <w:rFonts w:ascii="SimSun" w:eastAsia="SimSun" w:hAnsi="SimSun" w:cs="SimSun" w:hint="eastAsia"/>
          <w:sz w:val="24"/>
        </w:rPr>
        <w:t>作业员需按</w:t>
      </w:r>
      <w:r>
        <w:rPr>
          <w:rFonts w:ascii="SimSun" w:eastAsia="SimSun" w:hAnsi="SimSun" w:cs="SimSun" w:hint="eastAsia"/>
          <w:sz w:val="24"/>
        </w:rPr>
        <w:t xml:space="preserve"/>
      </w:r>
      <w:r>
        <w:rPr>
          <w:rFonts w:ascii="SimSun" w:eastAsia="SimSun" w:hAnsi="SimSun" w:cs="SimSun" w:hint="eastAsia"/>
          <w:sz w:val="24"/>
        </w:rPr>
        <w:t>“外观</w:t>
      </w:r>
      <w:r>
        <w:rPr>
          <w:rFonts w:ascii="SimSun" w:eastAsia="SimSun" w:hAnsi="SimSun" w:cs="SimSun" w:hint="eastAsia"/>
          <w:sz w:val="24"/>
        </w:rPr>
        <w:t>限度</w:t>
      </w:r>
      <w:r>
        <w:rPr>
          <w:rFonts w:ascii="SimSun" w:eastAsia="SimSun" w:hAnsi="SimSun" w:cs="SimSun" w:hint="eastAsia"/>
          <w:sz w:val="24"/>
        </w:rPr>
        <w:t>板”对产品进行检验。只要发现异常状况，应及时知会现场主管及品检人员进行判定</w:t>
      </w:r>
      <w:r>
        <w:rPr>
          <w:rFonts w:ascii="SimSun" w:eastAsia="SimSun" w:hAnsi="SimSun" w:cs="SimSun" w:hint="eastAsia"/>
          <w:sz w:val="24"/>
        </w:rPr>
        <w:t>，</w:t>
      </w:r>
      <w:r>
        <w:rPr>
          <w:rFonts w:ascii="SimSun" w:eastAsia="SimSun" w:hAnsi="SimSun" w:cs="SimSun" w:hint="eastAsia"/>
          <w:sz w:val="24"/>
        </w:rPr>
        <w:t>需要时现场应作相应的改善处理。对已做出之产品生产单位可以自行扣留，经处置后提交品质部检查。具体参照《不合格品控制程序》执行。</w:t>
      </w:r>
    </w:p>
    <w:p w14:paraId="779CA515"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班长（技术员）需按</w:t>
      </w:r>
      <w:r>
        <w:rPr>
          <w:rFonts w:ascii="SimSun" w:eastAsia="SimSun" w:hAnsi="SimSun" w:cs="SimSun" w:hint="eastAsia"/>
          <w:sz w:val="24"/>
        </w:rPr>
        <w:t>“</w:t>
      </w:r>
      <w:r>
        <w:rPr>
          <w:rFonts w:ascii="SimSun" w:eastAsia="SimSun" w:hAnsi="SimSun" w:cs="SimSun" w:hint="eastAsia"/>
          <w:sz w:val="24"/>
        </w:rPr>
        <w:t>品质检验标准书</w:t>
      </w:r>
      <w:r>
        <w:rPr>
          <w:rFonts w:ascii="SimSun" w:eastAsia="SimSun" w:hAnsi="SimSun" w:cs="SimSun" w:hint="eastAsia"/>
          <w:sz w:val="24"/>
        </w:rPr>
        <w:t>”</w:t>
      </w:r>
      <w:r>
        <w:rPr>
          <w:rFonts w:ascii="SimSun" w:eastAsia="SimSun" w:hAnsi="SimSun" w:cs="SimSun" w:hint="eastAsia"/>
          <w:sz w:val="24"/>
        </w:rPr>
        <w:t>或“产品检验标准卡”</w:t>
      </w:r>
      <w:r>
        <w:rPr>
          <w:rFonts w:ascii="SimSun" w:eastAsia="SimSun" w:hAnsi="SimSun" w:cs="SimSun" w:hint="eastAsia"/>
          <w:sz w:val="24"/>
        </w:rPr>
        <w:t>上的要求及“外观</w:t>
      </w:r>
      <w:r>
        <w:rPr>
          <w:rFonts w:ascii="SimSun" w:eastAsia="SimSun" w:hAnsi="SimSun" w:cs="SimSun" w:hint="eastAsia"/>
          <w:sz w:val="24"/>
        </w:rPr>
        <w:t>限度</w:t>
      </w:r>
      <w:r>
        <w:rPr>
          <w:rFonts w:ascii="SimSun" w:eastAsia="SimSun" w:hAnsi="SimSun" w:cs="SimSun" w:hint="eastAsia"/>
          <w:sz w:val="24"/>
        </w:rPr>
        <w:t>板”要求进行巡回抽检，及时发现和解决出现的质量异常。</w:t>
      </w:r>
    </w:p>
    <w:p w14:paraId="4F761DE0"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制程</w:t>
      </w:r>
      <w:r>
        <w:rPr>
          <w:rFonts w:ascii="SimSun" w:eastAsia="SimSun" w:hAnsi="SimSun" w:cs="SimSun" w:hint="eastAsia"/>
          <w:sz w:val="24"/>
        </w:rPr>
        <w:t>巡检与终检：</w:t>
      </w:r>
    </w:p>
    <w:p w14:paraId="0164EEF9" w14:textId="77777777" w:rsidR="00041680" w:rsidRDefault="00CB7BF4">
      <w:pPr>
        <w:numPr>
          <w:ilvl w:val="2"/>
          <w:numId w:val="1"/>
        </w:numPr>
        <w:spacing w:line="400" w:lineRule="exact"/>
        <w:rPr>
          <w:rFonts w:ascii="SimSun" w:eastAsia="SimSun" w:hAnsi="SimSun" w:cs="SimSun"/>
          <w:color w:val="FF0000"/>
          <w:sz w:val="24"/>
        </w:rPr>
      </w:pPr>
      <w:r>
        <w:rPr>
          <w:rFonts w:ascii="SimSun" w:eastAsia="SimSun" w:hAnsi="SimSun" w:cs="SimSun" w:hint="eastAsia"/>
          <w:color w:val="FF0000"/>
          <w:sz w:val="24"/>
        </w:rPr>
        <w:t>制程</w:t>
      </w:r>
      <w:r>
        <w:rPr>
          <w:rFonts w:ascii="SimSun" w:eastAsia="SimSun" w:hAnsi="SimSun" w:cs="SimSun" w:hint="eastAsia"/>
          <w:color w:val="FF0000"/>
          <w:sz w:val="24"/>
        </w:rPr>
        <w:t>巡检：</w:t>
      </w:r>
    </w:p>
    <w:p w14:paraId="18307CB5" w14:textId="77777777" w:rsidR="00041680" w:rsidRDefault="00CB7BF4">
      <w:pPr>
        <w:numPr>
          <w:ilvl w:val="3"/>
          <w:numId w:val="1"/>
        </w:numPr>
        <w:spacing w:line="400" w:lineRule="exact"/>
        <w:rPr>
          <w:rFonts w:ascii="SimSun" w:eastAsia="SimSun" w:hAnsi="SimSun" w:cs="SimSun"/>
          <w:color w:val="FF0000"/>
          <w:sz w:val="24"/>
        </w:rPr>
      </w:pPr>
      <w:r>
        <w:rPr>
          <w:rFonts w:ascii="SimSun" w:eastAsia="SimSun" w:hAnsi="SimSun" w:cs="SimSun" w:hint="eastAsia"/>
          <w:color w:val="FF0000"/>
          <w:sz w:val="24"/>
        </w:rPr>
        <w:t>由品检员依</w:t>
      </w:r>
      <w:r>
        <w:rPr>
          <w:rFonts w:ascii="SimSun" w:eastAsia="SimSun" w:hAnsi="SimSun" w:cs="SimSun" w:hint="eastAsia"/>
          <w:color w:val="FF0000"/>
          <w:sz w:val="24"/>
        </w:rPr>
        <w:t>“</w:t>
      </w:r>
      <w:r>
        <w:rPr>
          <w:rFonts w:ascii="SimSun" w:eastAsia="SimSun" w:hAnsi="SimSun" w:cs="SimSun" w:hint="eastAsia"/>
          <w:color w:val="FF0000"/>
          <w:sz w:val="24"/>
        </w:rPr>
        <w:t>品质检验标准书</w:t>
      </w:r>
      <w:r>
        <w:rPr>
          <w:rFonts w:ascii="SimSun" w:eastAsia="SimSun" w:hAnsi="SimSun" w:cs="SimSun" w:hint="eastAsia"/>
          <w:color w:val="FF0000"/>
          <w:sz w:val="24"/>
        </w:rPr>
        <w:t>”</w:t>
      </w:r>
      <w:r>
        <w:rPr>
          <w:rFonts w:ascii="SimSun" w:eastAsia="SimSun" w:hAnsi="SimSun" w:cs="SimSun" w:hint="eastAsia"/>
          <w:color w:val="FF0000"/>
          <w:sz w:val="24"/>
        </w:rPr>
        <w:t>或“产品检验标准卡”</w:t>
      </w:r>
      <w:r>
        <w:rPr>
          <w:rFonts w:ascii="SimSun" w:eastAsia="SimSun" w:hAnsi="SimSun" w:cs="SimSun" w:hint="eastAsia"/>
          <w:color w:val="FF0000"/>
          <w:sz w:val="24"/>
        </w:rPr>
        <w:t>和“外观</w:t>
      </w:r>
      <w:r>
        <w:rPr>
          <w:rFonts w:ascii="SimSun" w:eastAsia="SimSun" w:hAnsi="SimSun" w:cs="SimSun" w:hint="eastAsia"/>
          <w:color w:val="FF0000"/>
          <w:sz w:val="24"/>
        </w:rPr>
        <w:t>限度</w:t>
      </w:r>
      <w:r>
        <w:rPr>
          <w:rFonts w:ascii="SimSun" w:eastAsia="SimSun" w:hAnsi="SimSun" w:cs="SimSun" w:hint="eastAsia"/>
          <w:color w:val="FF0000"/>
          <w:sz w:val="24"/>
        </w:rPr>
        <w:t>板”等检验</w:t>
      </w:r>
      <w:r>
        <w:rPr>
          <w:rFonts w:ascii="SimSun" w:eastAsia="SimSun" w:hAnsi="SimSun" w:cs="SimSun" w:hint="eastAsia"/>
          <w:color w:val="FF0000"/>
          <w:sz w:val="24"/>
        </w:rPr>
        <w:t>，</w:t>
      </w:r>
      <w:r>
        <w:rPr>
          <w:rFonts w:ascii="SimSun" w:eastAsia="SimSun" w:hAnsi="SimSun" w:cs="SimSun" w:hint="eastAsia"/>
          <w:color w:val="FF0000"/>
          <w:sz w:val="24"/>
        </w:rPr>
        <w:t>依</w:t>
      </w:r>
      <w:r>
        <w:rPr>
          <w:rFonts w:ascii="SimSun" w:eastAsia="SimSun" w:hAnsi="SimSun" w:cs="SimSun" w:hint="eastAsia"/>
          <w:color w:val="FF0000"/>
          <w:sz w:val="24"/>
        </w:rPr>
        <w:t>相关标准</w:t>
      </w:r>
      <w:r>
        <w:rPr>
          <w:rFonts w:ascii="SimSun" w:eastAsia="SimSun" w:hAnsi="SimSun" w:cs="SimSun" w:hint="eastAsia"/>
          <w:color w:val="FF0000"/>
          <w:sz w:val="24"/>
        </w:rPr>
        <w:t>进行判定，将检验结果记录于</w:t>
      </w:r>
      <w:r>
        <w:rPr>
          <w:rFonts w:ascii="SimSun" w:eastAsia="SimSun" w:hAnsi="SimSun" w:cs="SimSun" w:hint="eastAsia"/>
          <w:color w:val="FF0000"/>
          <w:sz w:val="24"/>
        </w:rPr>
        <w:t>对应的巡检</w:t>
      </w:r>
      <w:r>
        <w:rPr>
          <w:rFonts w:ascii="SimSun" w:eastAsia="SimSun" w:hAnsi="SimSun" w:cs="SimSun" w:hint="eastAsia"/>
          <w:color w:val="FF0000"/>
          <w:sz w:val="24"/>
        </w:rPr>
        <w:t>检验记录表上</w:t>
      </w:r>
      <w:r>
        <w:rPr>
          <w:rFonts w:ascii="SimSun" w:eastAsia="SimSun" w:hAnsi="SimSun" w:cs="SimSun" w:hint="eastAsia"/>
          <w:color w:val="FF0000"/>
          <w:sz w:val="24"/>
        </w:rPr>
        <w:t>。</w:t>
      </w:r>
    </w:p>
    <w:p w14:paraId="172CF2B7" w14:textId="77777777" w:rsidR="00041680" w:rsidRDefault="00CB7BF4">
      <w:pPr>
        <w:numPr>
          <w:ilvl w:val="3"/>
          <w:numId w:val="1"/>
        </w:numPr>
        <w:spacing w:line="400" w:lineRule="exact"/>
        <w:rPr>
          <w:rFonts w:ascii="SimSun" w:eastAsia="SimSun" w:hAnsi="SimSun" w:cs="SimSun"/>
          <w:color w:val="FF0000"/>
          <w:sz w:val="24"/>
        </w:rPr>
      </w:pPr>
      <w:r>
        <w:rPr>
          <w:rFonts w:ascii="SimSun" w:eastAsia="SimSun" w:hAnsi="SimSun" w:cs="SimSun" w:hint="eastAsia"/>
          <w:color w:val="FF0000"/>
          <w:sz w:val="24"/>
        </w:rPr>
        <w:t>制程</w:t>
      </w:r>
      <w:r>
        <w:rPr>
          <w:rFonts w:ascii="SimSun" w:eastAsia="SimSun" w:hAnsi="SimSun" w:cs="SimSun" w:hint="eastAsia"/>
          <w:color w:val="FF0000"/>
          <w:sz w:val="24"/>
        </w:rPr>
        <w:t>巡检</w:t>
      </w:r>
      <w:r>
        <w:rPr>
          <w:rFonts w:ascii="SimSun" w:eastAsia="SimSun" w:hAnsi="SimSun" w:cs="SimSun" w:hint="eastAsia"/>
          <w:color w:val="FF0000"/>
          <w:sz w:val="24"/>
        </w:rPr>
        <w:t>尺寸、功能检测</w:t>
      </w:r>
      <w:r>
        <w:rPr>
          <w:rFonts w:ascii="SimSun" w:eastAsia="SimSun" w:hAnsi="SimSun" w:cs="SimSun" w:hint="eastAsia"/>
          <w:color w:val="FF0000"/>
          <w:sz w:val="24"/>
        </w:rPr>
        <w:t>：</w:t>
      </w:r>
    </w:p>
    <w:p w14:paraId="326815FC" w14:textId="77777777" w:rsidR="00041680" w:rsidRDefault="00CB7BF4">
      <w:pPr>
        <w:numPr>
          <w:ilvl w:val="4"/>
          <w:numId w:val="1"/>
        </w:numPr>
        <w:spacing w:line="400" w:lineRule="exact"/>
        <w:rPr>
          <w:rFonts w:ascii="SimSun" w:eastAsia="SimSun" w:hAnsi="SimSun" w:cs="SimSun"/>
          <w:color w:val="FF0000"/>
          <w:sz w:val="24"/>
        </w:rPr>
      </w:pPr>
      <w:r>
        <w:rPr>
          <w:rFonts w:ascii="SimSun" w:eastAsia="SimSun" w:hAnsi="SimSun" w:cs="SimSun" w:hint="eastAsia"/>
          <w:color w:val="FF0000"/>
          <w:sz w:val="24"/>
        </w:rPr>
        <w:t>注塑每</w:t>
      </w:r>
      <w:r>
        <w:rPr>
          <w:rFonts w:ascii="SimSun" w:eastAsia="SimSun" w:hAnsi="SimSun" w:cs="SimSun" w:hint="eastAsia"/>
          <w:color w:val="FF0000"/>
          <w:sz w:val="24"/>
        </w:rPr>
        <w:t>班</w:t>
      </w:r>
      <w:r>
        <w:rPr>
          <w:rFonts w:ascii="SimSun" w:eastAsia="SimSun" w:hAnsi="SimSun" w:cs="SimSun" w:hint="eastAsia"/>
          <w:color w:val="FF0000"/>
          <w:sz w:val="24"/>
        </w:rPr>
        <w:t>一次，尺寸每次检测一模，功能如粉饼类的产品每天需交叉配对测试，其它腔数多的产品按实际状况做配对测试；</w:t>
      </w:r>
      <w:r>
        <w:rPr>
          <w:rFonts w:ascii="SimSun" w:eastAsia="SimSun" w:hAnsi="SimSun" w:cs="SimSun" w:hint="eastAsia"/>
          <w:color w:val="FF0000"/>
          <w:sz w:val="24"/>
        </w:rPr>
        <w:t xml:space="preserve">ELC</w:t>
      </w:r>
      <w:r>
        <w:rPr>
          <w:rFonts w:ascii="SimSun" w:eastAsia="SimSun" w:hAnsi="SimSun" w:cs="SimSun" w:hint="eastAsia"/>
          <w:color w:val="FF0000"/>
          <w:sz w:val="24"/>
        </w:rPr>
        <w:t>客户</w:t>
      </w:r>
      <w:r>
        <w:rPr>
          <w:rFonts w:ascii="SimSun" w:eastAsia="SimSun" w:hAnsi="SimSun" w:cs="SimSun" w:hint="eastAsia"/>
          <w:color w:val="FF0000"/>
          <w:sz w:val="24"/>
        </w:rPr>
        <w:t>：</w:t>
      </w:r>
      <w:r>
        <w:rPr>
          <w:rFonts w:ascii="SimSun" w:eastAsia="SimSun" w:hAnsi="SimSun" w:cs="SimSun" w:hint="eastAsia"/>
          <w:color w:val="FF0000"/>
          <w:sz w:val="24"/>
        </w:rPr>
        <w:t>产品每四小时一次</w:t>
      </w:r>
      <w:r>
        <w:rPr>
          <w:rFonts w:ascii="SimSun" w:eastAsia="SimSun" w:hAnsi="SimSun" w:cs="SimSun" w:hint="eastAsia"/>
          <w:color w:val="FF0000"/>
          <w:sz w:val="24"/>
        </w:rPr>
        <w:t>;</w:t>
      </w:r>
    </w:p>
    <w:p w14:paraId="5E2028EB" w14:textId="77777777" w:rsidR="00041680" w:rsidRDefault="00CB7BF4">
      <w:pPr>
        <w:numPr>
          <w:ilvl w:val="4"/>
          <w:numId w:val="1"/>
        </w:numPr>
        <w:spacing w:line="400" w:lineRule="exact"/>
        <w:rPr>
          <w:rFonts w:ascii="SimSun" w:eastAsia="SimSun" w:hAnsi="SimSun" w:cs="SimSun"/>
          <w:color w:val="FF0000"/>
          <w:sz w:val="24"/>
        </w:rPr>
      </w:pPr>
      <w:r>
        <w:rPr>
          <w:rFonts w:ascii="SimSun" w:eastAsia="SimSun" w:hAnsi="SimSun" w:cs="SimSun" w:hint="eastAsia"/>
          <w:color w:val="FF0000"/>
          <w:sz w:val="24"/>
        </w:rPr>
        <w:t>印刷</w:t>
      </w:r>
      <w:r>
        <w:rPr>
          <w:rFonts w:ascii="SimSun" w:eastAsia="SimSun" w:hAnsi="SimSun" w:cs="SimSun" w:hint="eastAsia"/>
          <w:color w:val="FF0000"/>
          <w:sz w:val="24"/>
        </w:rPr>
        <w:t>烫金附着度</w:t>
      </w:r>
      <w:r>
        <w:rPr>
          <w:rFonts w:ascii="SimSun" w:eastAsia="SimSun" w:hAnsi="SimSun" w:cs="SimSun" w:hint="eastAsia"/>
          <w:color w:val="FF0000"/>
          <w:sz w:val="24"/>
        </w:rPr>
        <w:t>每</w:t>
      </w:r>
      <w:r>
        <w:rPr>
          <w:rFonts w:ascii="SimSun" w:eastAsia="SimSun" w:hAnsi="SimSun" w:cs="SimSun" w:hint="eastAsia"/>
          <w:color w:val="FF0000"/>
          <w:sz w:val="24"/>
        </w:rPr>
        <w:t>2</w:t>
      </w:r>
      <w:r>
        <w:rPr>
          <w:rFonts w:ascii="SimSun" w:eastAsia="SimSun" w:hAnsi="SimSun" w:cs="SimSun" w:hint="eastAsia"/>
          <w:color w:val="FF0000"/>
          <w:sz w:val="24"/>
        </w:rPr>
        <w:t>小时一次，每次抽</w:t>
      </w:r>
      <w:r>
        <w:rPr>
          <w:rFonts w:ascii="SimSun" w:eastAsia="SimSun" w:hAnsi="SimSun" w:cs="SimSun" w:hint="eastAsia"/>
          <w:color w:val="FF0000"/>
          <w:sz w:val="24"/>
        </w:rPr>
        <w:t>8</w:t>
      </w:r>
      <w:r>
        <w:rPr>
          <w:rFonts w:ascii="SimSun" w:eastAsia="SimSun" w:hAnsi="SimSun" w:cs="SimSun" w:hint="eastAsia"/>
          <w:color w:val="FF0000"/>
          <w:sz w:val="24"/>
        </w:rPr>
        <w:t>件</w:t>
      </w:r>
      <w:r>
        <w:rPr>
          <w:rFonts w:ascii="SimSun" w:eastAsia="SimSun" w:hAnsi="SimSun" w:cs="SimSun" w:hint="eastAsia"/>
          <w:color w:val="FF0000"/>
          <w:sz w:val="24"/>
        </w:rPr>
        <w:t>进行检测。</w:t>
      </w:r>
      <w:r>
        <w:rPr>
          <w:rFonts w:ascii="SimSun" w:eastAsia="SimSun" w:hAnsi="SimSun" w:cs="SimSun" w:hint="eastAsia"/>
          <w:color w:val="FF0000"/>
          <w:sz w:val="24"/>
        </w:rPr>
        <w:t>其它项目依产品不同在首件时规定执行。</w:t>
      </w:r>
      <w:r>
        <w:rPr>
          <w:rFonts w:ascii="SimSun" w:eastAsia="SimSun" w:hAnsi="SimSun" w:cs="SimSun" w:hint="eastAsia"/>
          <w:color w:val="FF0000"/>
          <w:sz w:val="24"/>
        </w:rPr>
        <w:t xml:space="preserve"/>
      </w:r>
    </w:p>
    <w:p w14:paraId="12CEA2B1" w14:textId="77777777" w:rsidR="00041680" w:rsidRDefault="00CB7BF4">
      <w:pPr>
        <w:numPr>
          <w:ilvl w:val="4"/>
          <w:numId w:val="1"/>
        </w:numPr>
        <w:spacing w:line="400" w:lineRule="exact"/>
        <w:rPr>
          <w:rFonts w:ascii="SimSun" w:eastAsia="SimSun" w:hAnsi="SimSun" w:cs="SimSun"/>
          <w:color w:val="FF0000"/>
          <w:sz w:val="24"/>
        </w:rPr>
      </w:pPr>
      <w:r>
        <w:rPr>
          <w:rFonts w:ascii="SimSun" w:eastAsia="SimSun" w:hAnsi="SimSun" w:cs="SimSun" w:hint="eastAsia"/>
          <w:color w:val="FF0000"/>
          <w:sz w:val="24"/>
        </w:rPr>
        <w:t>组装每</w:t>
      </w:r>
      <w:r>
        <w:rPr>
          <w:rFonts w:ascii="SimSun" w:eastAsia="SimSun" w:hAnsi="SimSun" w:cs="SimSun" w:hint="eastAsia"/>
          <w:color w:val="FF0000"/>
          <w:sz w:val="24"/>
        </w:rPr>
        <w:t>班</w:t>
      </w:r>
      <w:r>
        <w:rPr>
          <w:rFonts w:ascii="SimSun" w:eastAsia="SimSun" w:hAnsi="SimSun" w:cs="SimSun" w:hint="eastAsia"/>
          <w:color w:val="FF0000"/>
          <w:sz w:val="24"/>
        </w:rPr>
        <w:t>一次（每台机</w:t>
      </w:r>
      <w:r>
        <w:rPr>
          <w:rFonts w:ascii="SimSun" w:eastAsia="SimSun" w:hAnsi="SimSun" w:cs="SimSun" w:hint="eastAsia"/>
          <w:color w:val="FF0000"/>
          <w:sz w:val="24"/>
        </w:rPr>
        <w:t>/</w:t>
      </w:r>
      <w:r>
        <w:rPr>
          <w:rFonts w:ascii="SimSun" w:eastAsia="SimSun" w:hAnsi="SimSun" w:cs="SimSun" w:hint="eastAsia"/>
          <w:color w:val="FF0000"/>
          <w:sz w:val="24"/>
        </w:rPr>
        <w:t>每条线）抽</w:t>
      </w:r>
      <w:r>
        <w:rPr>
          <w:rFonts w:ascii="SimSun" w:eastAsia="SimSun" w:hAnsi="SimSun" w:cs="SimSun" w:hint="eastAsia"/>
          <w:color w:val="FF0000"/>
          <w:sz w:val="24"/>
        </w:rPr>
        <w:t>13</w:t>
      </w:r>
      <w:r>
        <w:rPr>
          <w:rFonts w:ascii="SimSun" w:eastAsia="SimSun" w:hAnsi="SimSun" w:cs="SimSun" w:hint="eastAsia"/>
          <w:color w:val="FF0000"/>
          <w:sz w:val="24"/>
        </w:rPr>
        <w:t>件</w:t>
      </w:r>
      <w:r>
        <w:rPr>
          <w:rFonts w:ascii="SimSun" w:eastAsia="SimSun" w:hAnsi="SimSun" w:cs="SimSun" w:hint="eastAsia"/>
          <w:color w:val="FF0000"/>
          <w:sz w:val="24"/>
        </w:rPr>
        <w:t>进行检测。</w:t>
      </w:r>
      <w:r>
        <w:rPr>
          <w:rFonts w:ascii="SimSun" w:eastAsia="SimSun" w:hAnsi="SimSun" w:cs="SimSun" w:hint="eastAsia"/>
          <w:color w:val="FF0000"/>
          <w:sz w:val="24"/>
        </w:rPr>
        <w:t xml:space="preserve">ELC</w:t>
      </w:r>
      <w:r>
        <w:rPr>
          <w:rFonts w:ascii="SimSun" w:eastAsia="SimSun" w:hAnsi="SimSun" w:cs="SimSun" w:hint="eastAsia"/>
          <w:color w:val="FF0000"/>
          <w:sz w:val="24"/>
        </w:rPr>
        <w:t>客户</w:t>
      </w:r>
      <w:r>
        <w:rPr>
          <w:rFonts w:ascii="SimSun" w:eastAsia="SimSun" w:hAnsi="SimSun" w:cs="SimSun" w:hint="eastAsia"/>
          <w:color w:val="FF0000"/>
          <w:sz w:val="24"/>
        </w:rPr>
        <w:t>：</w:t>
      </w:r>
      <w:r>
        <w:rPr>
          <w:rFonts w:ascii="SimSun" w:eastAsia="SimSun" w:hAnsi="SimSun" w:cs="SimSun" w:hint="eastAsia"/>
          <w:color w:val="FF0000"/>
          <w:sz w:val="24"/>
        </w:rPr>
        <w:t>半成品尺寸功能检测，</w:t>
      </w:r>
      <w:r>
        <w:rPr>
          <w:rFonts w:ascii="SimSun" w:eastAsia="SimSun" w:hAnsi="SimSun" w:cs="SimSun" w:hint="eastAsia"/>
          <w:color w:val="FF0000"/>
          <w:sz w:val="24"/>
        </w:rPr>
        <w:t>8个/2小时；</w:t>
      </w:r>
      <w:r>
        <w:rPr>
          <w:rFonts w:ascii="SimSun" w:eastAsia="SimSun" w:hAnsi="SimSun" w:cs="SimSun" w:hint="eastAsia"/>
          <w:color w:val="FF0000"/>
          <w:sz w:val="24"/>
        </w:rPr>
        <w:t>成品</w:t>
      </w:r>
      <w:r>
        <w:rPr>
          <w:rFonts w:ascii="SimSun" w:eastAsia="SimSun" w:hAnsi="SimSun" w:cs="SimSun" w:hint="eastAsia"/>
          <w:color w:val="FF0000"/>
          <w:sz w:val="24"/>
        </w:rPr>
        <w:t>4小时/</w:t>
      </w:r>
      <w:r>
        <w:rPr>
          <w:rFonts w:ascii="SimSun" w:eastAsia="SimSun" w:hAnsi="SimSun" w:cs="SimSun" w:hint="eastAsia"/>
          <w:color w:val="FF0000"/>
          <w:sz w:val="24"/>
        </w:rPr>
        <w:t>次</w:t>
      </w:r>
      <w:r>
        <w:rPr>
          <w:rFonts w:ascii="SimSun" w:eastAsia="SimSun" w:hAnsi="SimSun" w:cs="SimSun" w:hint="eastAsia"/>
          <w:color w:val="FF0000"/>
          <w:sz w:val="24"/>
        </w:rPr>
        <w:t>;</w:t>
      </w:r>
    </w:p>
    <w:p w14:paraId="1C441DE5" w14:textId="77777777" w:rsidR="00041680" w:rsidRDefault="00CB7BF4">
      <w:pPr>
        <w:numPr>
          <w:ilvl w:val="4"/>
          <w:numId w:val="1"/>
        </w:numPr>
        <w:spacing w:line="400" w:lineRule="exact"/>
        <w:rPr>
          <w:rFonts w:ascii="SimSun" w:eastAsia="SimSun" w:hAnsi="SimSun" w:cs="SimSun"/>
          <w:color w:val="FF0000"/>
          <w:sz w:val="24"/>
        </w:rPr>
      </w:pPr>
      <w:r>
        <w:rPr>
          <w:rFonts w:ascii="SimSun" w:eastAsia="SimSun" w:hAnsi="SimSun" w:cs="SimSun" w:hint="eastAsia"/>
          <w:color w:val="FF0000"/>
          <w:sz w:val="24"/>
        </w:rPr>
        <w:t>喷涂附着度每</w:t>
      </w:r>
      <w:r>
        <w:rPr>
          <w:rFonts w:ascii="SimSun" w:eastAsia="SimSun" w:hAnsi="SimSun" w:cs="SimSun" w:hint="eastAsia"/>
          <w:color w:val="FF0000"/>
          <w:sz w:val="24"/>
        </w:rPr>
        <w:t>2</w:t>
      </w:r>
      <w:r>
        <w:rPr>
          <w:rFonts w:ascii="SimSun" w:eastAsia="SimSun" w:hAnsi="SimSun" w:cs="SimSun" w:hint="eastAsia"/>
          <w:color w:val="FF0000"/>
          <w:sz w:val="24"/>
        </w:rPr>
        <w:t>小时检测一次，重要尺寸和功能每班一次</w:t>
      </w:r>
      <w:r>
        <w:rPr>
          <w:rFonts w:ascii="SimSun" w:eastAsia="SimSun" w:hAnsi="SimSun" w:cs="SimSun" w:hint="eastAsia"/>
          <w:color w:val="FF0000"/>
          <w:sz w:val="24"/>
        </w:rPr>
        <w:t>（每台机</w:t>
      </w:r>
      <w:r>
        <w:rPr>
          <w:rFonts w:ascii="SimSun" w:eastAsia="SimSun" w:hAnsi="SimSun" w:cs="SimSun" w:hint="eastAsia"/>
          <w:color w:val="FF0000"/>
          <w:sz w:val="24"/>
        </w:rPr>
        <w:t>/</w:t>
      </w:r>
      <w:r>
        <w:rPr>
          <w:rFonts w:ascii="SimSun" w:eastAsia="SimSun" w:hAnsi="SimSun" w:cs="SimSun" w:hint="eastAsia"/>
          <w:color w:val="FF0000"/>
          <w:sz w:val="24"/>
        </w:rPr>
        <w:t>每条线）抽</w:t>
      </w:r>
      <w:r>
        <w:rPr>
          <w:rFonts w:ascii="SimSun" w:eastAsia="SimSun" w:hAnsi="SimSun" w:cs="SimSun" w:hint="eastAsia"/>
          <w:color w:val="FF0000"/>
          <w:sz w:val="24"/>
        </w:rPr>
        <w:t>13</w:t>
      </w:r>
      <w:r>
        <w:rPr>
          <w:rFonts w:ascii="SimSun" w:eastAsia="SimSun" w:hAnsi="SimSun" w:cs="SimSun" w:hint="eastAsia"/>
          <w:color w:val="FF0000"/>
          <w:sz w:val="24"/>
        </w:rPr>
        <w:t>件</w:t>
      </w:r>
      <w:r>
        <w:rPr>
          <w:rFonts w:ascii="SimSun" w:eastAsia="SimSun" w:hAnsi="SimSun" w:cs="SimSun" w:hint="eastAsia"/>
          <w:color w:val="FF0000"/>
          <w:sz w:val="24"/>
        </w:rPr>
        <w:t>进行检测</w:t>
      </w:r>
      <w:r>
        <w:rPr>
          <w:rFonts w:ascii="SimSun" w:eastAsia="SimSun" w:hAnsi="SimSun" w:cs="SimSun" w:hint="eastAsia"/>
          <w:color w:val="FF0000"/>
          <w:sz w:val="24"/>
        </w:rPr>
        <w:t>。</w:t>
      </w:r>
    </w:p>
    <w:p w14:paraId="7C3B9981"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冲压每班一次，每次抽</w:t>
      </w:r>
      <w:r>
        <w:rPr>
          <w:rFonts w:ascii="SimSun" w:eastAsia="SimSun" w:hAnsi="SimSun" w:cs="SimSun" w:hint="eastAsia"/>
          <w:sz w:val="24"/>
        </w:rPr>
        <w:t>8</w:t>
      </w:r>
      <w:r>
        <w:rPr>
          <w:rFonts w:ascii="SimSun" w:eastAsia="SimSun" w:hAnsi="SimSun" w:cs="SimSun" w:hint="eastAsia"/>
          <w:sz w:val="24"/>
        </w:rPr>
        <w:t>件</w:t>
      </w:r>
      <w:r>
        <w:rPr>
          <w:rFonts w:ascii="SimSun" w:eastAsia="SimSun" w:hAnsi="SimSun" w:cs="SimSun" w:hint="eastAsia"/>
          <w:sz w:val="24"/>
        </w:rPr>
        <w:t>进行检测。</w:t>
      </w:r>
    </w:p>
    <w:p w14:paraId="157CD65D"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抛光每班一次，每次抽</w:t>
      </w:r>
      <w:r>
        <w:rPr>
          <w:rFonts w:ascii="SimSun" w:eastAsia="SimSun" w:hAnsi="SimSun" w:cs="SimSun" w:hint="eastAsia"/>
          <w:sz w:val="24"/>
        </w:rPr>
        <w:t>20</w:t>
      </w:r>
      <w:r>
        <w:rPr>
          <w:rFonts w:ascii="SimSun" w:eastAsia="SimSun" w:hAnsi="SimSun" w:cs="SimSun" w:hint="eastAsia"/>
          <w:sz w:val="24"/>
        </w:rPr>
        <w:t>件</w:t>
      </w:r>
      <w:r>
        <w:rPr>
          <w:rFonts w:ascii="SimSun" w:eastAsia="SimSun" w:hAnsi="SimSun" w:cs="SimSun" w:hint="eastAsia"/>
          <w:sz w:val="24"/>
        </w:rPr>
        <w:t>进行检测。</w:t>
      </w:r>
    </w:p>
    <w:p w14:paraId="713861DC"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lastRenderedPageBreak/>
        <w:t>氧化按收框进行检查记录。</w:t>
      </w:r>
    </w:p>
    <w:p w14:paraId="1B0F17FB"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植绒每班一次，每次</w:t>
      </w:r>
      <w:r>
        <w:rPr>
          <w:rFonts w:ascii="SimSun" w:eastAsia="SimSun" w:hAnsi="SimSun" w:cs="SimSun" w:hint="eastAsia"/>
          <w:sz w:val="24"/>
        </w:rPr>
        <w:t>抽</w:t>
      </w:r>
      <w:r>
        <w:rPr>
          <w:rFonts w:ascii="SimSun" w:eastAsia="SimSun" w:hAnsi="SimSun" w:cs="SimSun" w:hint="eastAsia"/>
          <w:sz w:val="24"/>
        </w:rPr>
        <w:t>20</w:t>
      </w:r>
      <w:r>
        <w:rPr>
          <w:rFonts w:ascii="SimSun" w:eastAsia="SimSun" w:hAnsi="SimSun" w:cs="SimSun" w:hint="eastAsia"/>
          <w:sz w:val="24"/>
        </w:rPr>
        <w:t>件</w:t>
      </w:r>
      <w:r>
        <w:rPr>
          <w:rFonts w:ascii="SimSun" w:eastAsia="SimSun" w:hAnsi="SimSun" w:cs="SimSun" w:hint="eastAsia"/>
          <w:sz w:val="24"/>
        </w:rPr>
        <w:t>进行检测</w:t>
      </w:r>
      <w:r>
        <w:rPr>
          <w:rFonts w:ascii="SimSun" w:eastAsia="SimSun" w:hAnsi="SimSun" w:cs="SimSun" w:hint="eastAsia"/>
          <w:sz w:val="24"/>
        </w:rPr>
        <w:t>。</w:t>
      </w:r>
    </w:p>
    <w:p w14:paraId="2D17B0C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制程</w:t>
      </w:r>
      <w:r>
        <w:rPr>
          <w:rFonts w:ascii="SimSun" w:eastAsia="SimSun" w:hAnsi="SimSun" w:cs="SimSun" w:hint="eastAsia"/>
          <w:sz w:val="24"/>
        </w:rPr>
        <w:t>巡检</w:t>
      </w:r>
      <w:r>
        <w:rPr>
          <w:rFonts w:ascii="SimSun" w:eastAsia="SimSun" w:hAnsi="SimSun" w:cs="SimSun" w:hint="eastAsia"/>
          <w:sz w:val="24"/>
        </w:rPr>
        <w:t>外观检</w:t>
      </w:r>
      <w:r>
        <w:rPr>
          <w:rFonts w:ascii="SimSun" w:eastAsia="SimSun" w:hAnsi="SimSun" w:cs="SimSun" w:hint="eastAsia"/>
          <w:sz w:val="24"/>
        </w:rPr>
        <w:t>查与终检：</w:t>
      </w:r>
    </w:p>
    <w:p w14:paraId="00E4BB4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color w:val="FF0000"/>
          <w:sz w:val="24"/>
        </w:rPr>
        <w:t>巡检时首先需查看作业指导书、首件单、首件样是否与实际相符，</w:t>
      </w:r>
      <w:r>
        <w:rPr>
          <w:rFonts w:ascii="SimSun" w:eastAsia="SimSun" w:hAnsi="SimSun" w:cs="SimSun" w:hint="eastAsia"/>
          <w:sz w:val="24"/>
        </w:rPr>
        <w:t>如有不同或缺失则跟进处理；</w:t>
      </w:r>
    </w:p>
    <w:p w14:paraId="61F13A21"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color w:val="FF0000"/>
          <w:sz w:val="24"/>
        </w:rPr>
        <w:t>然后再进行色水、样品比对作业，</w:t>
      </w:r>
      <w:r>
        <w:rPr>
          <w:rFonts w:ascii="SimSun" w:eastAsia="SimSun" w:hAnsi="SimSun" w:cs="SimSun" w:hint="eastAsia"/>
          <w:sz w:val="24"/>
        </w:rPr>
        <w:t>色水和产品正确后按以下方式进行检验作业：</w:t>
      </w:r>
    </w:p>
    <w:p w14:paraId="7E4FEBB0"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注塑每</w:t>
      </w:r>
      <w:r>
        <w:rPr>
          <w:rFonts w:ascii="SimSun" w:eastAsia="SimSun" w:hAnsi="SimSun" w:cs="SimSun" w:hint="eastAsia"/>
          <w:sz w:val="24"/>
        </w:rPr>
        <w:t>两</w:t>
      </w:r>
      <w:r>
        <w:rPr>
          <w:rFonts w:ascii="SimSun" w:eastAsia="SimSun" w:hAnsi="SimSun" w:cs="SimSun" w:hint="eastAsia"/>
          <w:sz w:val="24"/>
        </w:rPr>
        <w:t>小时检查一次，每次在</w:t>
      </w:r>
      <w:r>
        <w:rPr>
          <w:rFonts w:ascii="SimSun" w:eastAsia="SimSun" w:hAnsi="SimSun" w:cs="SimSun" w:hint="eastAsia"/>
          <w:sz w:val="24"/>
        </w:rPr>
        <w:t>正生产的机台上</w:t>
      </w:r>
      <w:r>
        <w:rPr>
          <w:rFonts w:ascii="SimSun" w:eastAsia="SimSun" w:hAnsi="SimSun" w:cs="SimSun" w:hint="eastAsia"/>
          <w:sz w:val="24"/>
        </w:rPr>
        <w:t>检查</w:t>
      </w:r>
      <w:r>
        <w:rPr>
          <w:rFonts w:ascii="SimSun" w:eastAsia="SimSun" w:hAnsi="SimSun" w:cs="SimSun" w:hint="eastAsia"/>
          <w:sz w:val="24"/>
        </w:rPr>
        <w:t>两</w:t>
      </w:r>
      <w:r>
        <w:rPr>
          <w:rFonts w:ascii="SimSun" w:eastAsia="SimSun" w:hAnsi="SimSun" w:cs="SimSun" w:hint="eastAsia"/>
          <w:sz w:val="24"/>
        </w:rPr>
        <w:t>模，在没满箱的箱子内抽</w:t>
      </w:r>
      <w:r>
        <w:rPr>
          <w:rFonts w:ascii="SimSun" w:eastAsia="SimSun" w:hAnsi="SimSun" w:cs="SimSun" w:hint="eastAsia"/>
          <w:sz w:val="24"/>
        </w:rPr>
        <w:t>20PCS</w:t>
      </w:r>
      <w:r>
        <w:rPr>
          <w:rFonts w:ascii="SimSun" w:eastAsia="SimSun" w:hAnsi="SimSun" w:cs="SimSun" w:hint="eastAsia"/>
          <w:sz w:val="24"/>
        </w:rPr>
        <w:t>检验作业员的品质状况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注塑车间巡检终检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w:t>
      </w:r>
      <w:r>
        <w:rPr>
          <w:rFonts w:ascii="SimSun" w:eastAsia="SimSun" w:hAnsi="SimSun" w:cs="SimSun" w:hint="eastAsia"/>
          <w:sz w:val="24"/>
        </w:rPr>
        <w:t xml:space="preserve"/>
      </w:r>
    </w:p>
    <w:p w14:paraId="5B11B33A"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烫金</w:t>
      </w:r>
      <w:r>
        <w:rPr>
          <w:rFonts w:ascii="SimSun" w:eastAsia="SimSun" w:hAnsi="SimSun" w:cs="SimSun" w:hint="eastAsia"/>
          <w:sz w:val="24"/>
        </w:rPr>
        <w:t>、</w:t>
      </w:r>
      <w:r>
        <w:rPr>
          <w:rFonts w:ascii="SimSun" w:eastAsia="SimSun" w:hAnsi="SimSun" w:cs="SimSun" w:hint="eastAsia"/>
          <w:sz w:val="24"/>
        </w:rPr>
        <w:t>印刷</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w:t>
      </w:r>
      <w:r>
        <w:rPr>
          <w:rFonts w:ascii="SimSun" w:eastAsia="SimSun" w:hAnsi="SimSun" w:cs="SimSun" w:hint="eastAsia"/>
          <w:b/>
          <w:bCs/>
          <w:i/>
          <w:iCs/>
          <w:sz w:val="24"/>
        </w:rPr>
        <w:t>一</w:t>
      </w:r>
      <w:r>
        <w:rPr>
          <w:rFonts w:ascii="SimSun" w:eastAsia="SimSun" w:hAnsi="SimSun" w:cs="SimSun" w:hint="eastAsia"/>
          <w:sz w:val="24"/>
        </w:rPr>
        <w:t>次，每次抽查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烫印车间巡检终检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上</w:t>
      </w:r>
      <w:r>
        <w:rPr>
          <w:rFonts w:ascii="SimSun" w:eastAsia="SimSun" w:hAnsi="SimSun" w:cs="SimSun" w:hint="eastAsia"/>
          <w:sz w:val="24"/>
        </w:rPr>
        <w:t>；</w:t>
      </w:r>
    </w:p>
    <w:p w14:paraId="51158E50"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组装每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每次线抽查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组装车间巡检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和“</w:t>
      </w:r>
      <w:r>
        <w:rPr>
          <w:rFonts w:ascii="SimSun" w:eastAsia="SimSun" w:hAnsi="SimSun" w:cs="SimSun" w:hint="eastAsia"/>
          <w:color w:val="FF0000"/>
          <w:sz w:val="24"/>
        </w:rPr>
        <w:t>成品质量控制</w:t>
      </w:r>
      <w:r>
        <w:rPr>
          <w:rFonts w:ascii="SimSun" w:eastAsia="SimSun" w:hAnsi="SimSun" w:cs="SimSun" w:hint="eastAsia"/>
          <w:color w:val="FF0000"/>
          <w:sz w:val="24"/>
        </w:rPr>
        <w:t>终检记录表”</w:t>
      </w:r>
      <w:r>
        <w:rPr>
          <w:rFonts w:ascii="SimSun" w:eastAsia="SimSun" w:hAnsi="SimSun" w:cs="SimSun" w:hint="eastAsia"/>
          <w:sz w:val="24"/>
        </w:rPr>
        <w:t>上</w:t>
      </w:r>
      <w:r>
        <w:rPr>
          <w:rFonts w:ascii="SimSun" w:eastAsia="SimSun" w:hAnsi="SimSun" w:cs="SimSun" w:hint="eastAsia"/>
          <w:sz w:val="24"/>
        </w:rPr>
        <w:t>；</w:t>
      </w:r>
    </w:p>
    <w:p w14:paraId="43016F86"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喷涂</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每次</w:t>
      </w:r>
      <w:r>
        <w:rPr>
          <w:rFonts w:ascii="SimSun" w:eastAsia="SimSun" w:hAnsi="SimSun" w:cs="SimSun" w:hint="eastAsia"/>
          <w:sz w:val="24"/>
        </w:rPr>
        <w:t>在</w:t>
      </w:r>
      <w:r>
        <w:rPr>
          <w:rFonts w:ascii="SimSun" w:eastAsia="SimSun" w:hAnsi="SimSun" w:cs="SimSun" w:hint="eastAsia"/>
          <w:sz w:val="24"/>
        </w:rPr>
        <w:t>线抽查</w:t>
      </w:r>
      <w:r>
        <w:rPr>
          <w:rFonts w:ascii="SimSun" w:eastAsia="SimSun" w:hAnsi="SimSun" w:cs="SimSun" w:hint="eastAsia"/>
          <w:color w:val="FF0000"/>
          <w:sz w:val="24"/>
        </w:rPr>
        <w:t>20</w:t>
      </w:r>
      <w:r>
        <w:rPr>
          <w:rFonts w:ascii="SimSun" w:eastAsia="SimSun" w:hAnsi="SimSun" w:cs="SimSun" w:hint="eastAsia"/>
          <w:color w:val="FF0000"/>
          <w:sz w:val="24"/>
        </w:rPr>
        <w:t>件</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喷涂车间巡检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上</w:t>
      </w:r>
    </w:p>
    <w:p w14:paraId="29204711"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冲压</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每次抽查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p>
    <w:p w14:paraId="5653136B" w14:textId="77777777" w:rsidR="00041680" w:rsidRDefault="00CB7BF4">
      <w:pPr>
        <w:numPr>
          <w:ilvl w:val="5"/>
          <w:numId w:val="1"/>
        </w:numPr>
        <w:spacing w:line="400" w:lineRule="exact"/>
        <w:rPr>
          <w:rFonts w:ascii="SimSun" w:eastAsia="SimSun" w:hAnsi="SimSun" w:cs="SimSun"/>
          <w:sz w:val="24"/>
        </w:rPr>
      </w:pPr>
      <w:r>
        <w:rPr>
          <w:rFonts w:ascii="SimSun" w:eastAsia="SimSun" w:hAnsi="SimSun" w:cs="SimSun" w:hint="eastAsia"/>
          <w:sz w:val="24"/>
        </w:rPr>
        <w:t>冲压连续模区域巡检时用</w:t>
      </w:r>
      <w:r>
        <w:rPr>
          <w:rFonts w:ascii="SimSun" w:eastAsia="SimSun" w:hAnsi="SimSun" w:cs="SimSun" w:hint="eastAsia"/>
          <w:sz w:val="24"/>
        </w:rPr>
        <w:t>“</w:t>
      </w:r>
      <w:r>
        <w:rPr>
          <w:rFonts w:ascii="SimSun" w:eastAsia="SimSun" w:hAnsi="SimSun" w:cs="SimSun" w:hint="eastAsia"/>
          <w:sz w:val="24"/>
        </w:rPr>
        <w:t>冲压巡检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转出检同时记录在此表内</w:t>
      </w:r>
      <w:r>
        <w:rPr>
          <w:rFonts w:ascii="SimSun" w:eastAsia="SimSun" w:hAnsi="SimSun" w:cs="SimSun" w:hint="eastAsia"/>
          <w:sz w:val="24"/>
        </w:rPr>
        <w:t>。</w:t>
      </w:r>
    </w:p>
    <w:p w14:paraId="4C1CCB35" w14:textId="77777777" w:rsidR="00041680" w:rsidRDefault="00CB7BF4">
      <w:pPr>
        <w:numPr>
          <w:ilvl w:val="5"/>
          <w:numId w:val="1"/>
        </w:numPr>
        <w:spacing w:line="400" w:lineRule="exact"/>
        <w:rPr>
          <w:rFonts w:ascii="SimSun" w:eastAsia="SimSun" w:hAnsi="SimSun" w:cs="SimSun"/>
          <w:sz w:val="24"/>
        </w:rPr>
      </w:pPr>
      <w:r>
        <w:rPr>
          <w:rFonts w:ascii="SimSun" w:eastAsia="SimSun" w:hAnsi="SimSun" w:cs="SimSun" w:hint="eastAsia"/>
          <w:sz w:val="24"/>
        </w:rPr>
        <w:t>冲压单工位区域巡检时用</w:t>
      </w:r>
      <w:r>
        <w:rPr>
          <w:rFonts w:ascii="SimSun" w:eastAsia="SimSun" w:hAnsi="SimSun" w:cs="SimSun" w:hint="eastAsia"/>
          <w:sz w:val="24"/>
        </w:rPr>
        <w:t>“</w:t>
      </w:r>
      <w:r>
        <w:rPr>
          <w:rFonts w:ascii="SimSun" w:eastAsia="SimSun" w:hAnsi="SimSun" w:cs="SimSun" w:hint="eastAsia"/>
          <w:sz w:val="24"/>
        </w:rPr>
        <w:t>冲压巡检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转出检记录</w:t>
      </w:r>
      <w:r>
        <w:rPr>
          <w:rFonts w:ascii="SimSun" w:eastAsia="SimSun" w:hAnsi="SimSun" w:cs="SimSun" w:hint="eastAsia"/>
          <w:sz w:val="24"/>
        </w:rPr>
        <w:t>“</w:t>
      </w:r>
      <w:r>
        <w:rPr>
          <w:rFonts w:ascii="SimSun" w:eastAsia="SimSun" w:hAnsi="SimSun" w:cs="SimSun" w:hint="eastAsia"/>
          <w:sz w:val="24"/>
        </w:rPr>
        <w:t>转出检验</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中</w:t>
      </w:r>
      <w:r>
        <w:rPr>
          <w:rFonts w:ascii="SimSun" w:eastAsia="SimSun" w:hAnsi="SimSun" w:cs="SimSun" w:hint="eastAsia"/>
          <w:sz w:val="24"/>
        </w:rPr>
        <w:t>。</w:t>
      </w:r>
    </w:p>
    <w:p w14:paraId="07AC9A35"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抛光</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每次抽查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抛光检验</w:t>
      </w:r>
      <w:r>
        <w:rPr>
          <w:rFonts w:ascii="SimSun" w:eastAsia="SimSun" w:hAnsi="SimSun" w:cs="SimSun" w:hint="eastAsia"/>
          <w:sz w:val="24"/>
        </w:rPr>
        <w:t>记录表</w:t>
      </w:r>
      <w:r>
        <w:rPr>
          <w:rFonts w:ascii="SimSun" w:eastAsia="SimSun" w:hAnsi="SimSun" w:cs="SimSun" w:hint="eastAsia"/>
          <w:sz w:val="24"/>
        </w:rPr>
        <w:t>”。</w:t>
      </w:r>
    </w:p>
    <w:p w14:paraId="03A49097"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氧化按框收货</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氧化检验报</w:t>
      </w:r>
      <w:r>
        <w:rPr>
          <w:rFonts w:ascii="SimSun" w:eastAsia="SimSun" w:hAnsi="SimSun" w:cs="SimSun" w:hint="eastAsia"/>
          <w:sz w:val="24"/>
        </w:rPr>
        <w:t>表</w:t>
      </w:r>
      <w:r>
        <w:rPr>
          <w:rFonts w:ascii="SimSun" w:eastAsia="SimSun" w:hAnsi="SimSun" w:cs="SimSun" w:hint="eastAsia"/>
          <w:sz w:val="24"/>
        </w:rPr>
        <w:t>”</w:t>
      </w:r>
    </w:p>
    <w:p w14:paraId="5B4BA035"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植绒</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w:t>
      </w:r>
      <w:r>
        <w:rPr>
          <w:rFonts w:ascii="SimSun" w:eastAsia="SimSun" w:hAnsi="SimSun" w:cs="SimSun" w:hint="eastAsia"/>
          <w:sz w:val="24"/>
        </w:rPr>
        <w:t>每</w:t>
      </w:r>
      <w:r>
        <w:rPr>
          <w:rFonts w:ascii="SimSun" w:eastAsia="SimSun" w:hAnsi="SimSun" w:cs="SimSun" w:hint="eastAsia"/>
          <w:sz w:val="24"/>
        </w:rPr>
        <w:t>次抽查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植绒检验记录表</w:t>
      </w:r>
      <w:r>
        <w:rPr>
          <w:rFonts w:ascii="SimSun" w:eastAsia="SimSun" w:hAnsi="SimSun" w:cs="SimSun" w:hint="eastAsia"/>
          <w:sz w:val="24"/>
        </w:rPr>
        <w:t>”。</w:t>
      </w:r>
    </w:p>
    <w:p w14:paraId="7F4E09A9"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全检车间使用“出货检验报告”进行填写。</w:t>
      </w:r>
    </w:p>
    <w:p w14:paraId="6FD594A0"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color w:val="FF0000"/>
          <w:sz w:val="24"/>
        </w:rPr>
        <w:t>制程检验如发现异常应及时知会当班技术员或班长进行处理</w:t>
      </w:r>
      <w:r>
        <w:rPr>
          <w:rFonts w:ascii="SimSun" w:eastAsia="SimSun" w:hAnsi="SimSun" w:cs="SimSun" w:hint="eastAsia"/>
          <w:color w:val="FF0000"/>
          <w:sz w:val="24"/>
        </w:rPr>
        <w:t>，</w:t>
      </w:r>
      <w:r>
        <w:rPr>
          <w:rFonts w:ascii="SimSun" w:eastAsia="SimSun" w:hAnsi="SimSun" w:cs="SimSun" w:hint="eastAsia"/>
          <w:color w:val="FF0000"/>
          <w:sz w:val="24"/>
        </w:rPr>
        <w:t>如产生的质量异常已造成批量不合格</w:t>
      </w:r>
      <w:r>
        <w:rPr>
          <w:rFonts w:ascii="SimSun" w:eastAsia="SimSun" w:hAnsi="SimSun" w:cs="SimSun" w:hint="eastAsia"/>
          <w:color w:val="FF0000"/>
          <w:sz w:val="24"/>
        </w:rPr>
        <w:t>（</w:t>
      </w:r>
      <w:r>
        <w:rPr>
          <w:rFonts w:ascii="SimSun" w:eastAsia="SimSun" w:hAnsi="SimSun" w:cs="SimSun" w:hint="eastAsia"/>
          <w:color w:val="FF0000"/>
          <w:sz w:val="24"/>
        </w:rPr>
        <w:t>大于等于两个巡检周期）</w:t>
      </w:r>
      <w:r>
        <w:rPr>
          <w:rFonts w:ascii="SimSun" w:eastAsia="SimSun" w:hAnsi="SimSun" w:cs="SimSun" w:hint="eastAsia"/>
          <w:color w:val="FF0000"/>
          <w:sz w:val="24"/>
        </w:rPr>
        <w:t>，检验员应开出</w:t>
      </w:r>
      <w:r>
        <w:rPr>
          <w:rFonts w:ascii="SimSun" w:eastAsia="SimSun" w:hAnsi="SimSun" w:cs="SimSun" w:hint="eastAsia"/>
          <w:color w:val="FF0000"/>
          <w:sz w:val="24"/>
        </w:rPr>
        <w:t>“</w:t>
      </w:r>
      <w:r>
        <w:rPr>
          <w:rFonts w:ascii="SimSun" w:eastAsia="SimSun" w:hAnsi="SimSun" w:cs="SimSun" w:hint="eastAsia"/>
          <w:color w:val="FF0000"/>
          <w:sz w:val="24"/>
        </w:rPr>
        <w:t>品质异常单</w:t>
      </w:r>
      <w:r>
        <w:rPr>
          <w:rFonts w:ascii="SimSun" w:eastAsia="SimSun" w:hAnsi="SimSun" w:cs="SimSun" w:hint="eastAsia"/>
          <w:color w:val="FF0000"/>
          <w:sz w:val="24"/>
        </w:rPr>
        <w:t>”</w:t>
      </w:r>
      <w:r>
        <w:rPr>
          <w:rFonts w:ascii="SimSun" w:eastAsia="SimSun" w:hAnsi="SimSun" w:cs="SimSun" w:hint="eastAsia"/>
          <w:color w:val="FF0000"/>
          <w:sz w:val="24"/>
        </w:rPr>
        <w:t>，</w:t>
      </w:r>
      <w:r>
        <w:rPr>
          <w:rFonts w:ascii="SimSun" w:eastAsia="SimSun" w:hAnsi="SimSun" w:cs="SimSun" w:hint="eastAsia"/>
          <w:sz w:val="24"/>
        </w:rPr>
        <w:t>按《不合格品控制程序》由品</w:t>
      </w:r>
      <w:r>
        <w:rPr>
          <w:rFonts w:ascii="SimSun" w:eastAsia="SimSun" w:hAnsi="SimSun" w:cs="SimSun" w:hint="eastAsia"/>
          <w:sz w:val="24"/>
        </w:rPr>
        <w:t>质课长</w:t>
      </w:r>
      <w:r>
        <w:rPr>
          <w:rFonts w:ascii="SimSun" w:eastAsia="SimSun" w:hAnsi="SimSun" w:cs="SimSun" w:hint="eastAsia"/>
          <w:sz w:val="24"/>
        </w:rPr>
        <w:t>提出处置意见交生产和相关的部门评审，</w:t>
      </w:r>
      <w:r>
        <w:rPr>
          <w:rFonts w:ascii="SimSun" w:eastAsia="SimSun" w:hAnsi="SimSun" w:cs="SimSun" w:hint="eastAsia"/>
          <w:sz w:val="24"/>
        </w:rPr>
        <w:t>并</w:t>
      </w:r>
      <w:r>
        <w:rPr>
          <w:rFonts w:ascii="SimSun" w:eastAsia="SimSun" w:hAnsi="SimSun" w:cs="SimSun" w:hint="eastAsia"/>
          <w:sz w:val="24"/>
        </w:rPr>
        <w:t>按最终评审结果处理</w:t>
      </w:r>
      <w:r>
        <w:rPr>
          <w:rFonts w:ascii="SimSun" w:eastAsia="SimSun" w:hAnsi="SimSun" w:cs="SimSun" w:hint="eastAsia"/>
          <w:sz w:val="24"/>
        </w:rPr>
        <w:t>，</w:t>
      </w:r>
      <w:r>
        <w:rPr>
          <w:rFonts w:ascii="SimSun" w:eastAsia="SimSun" w:hAnsi="SimSun" w:cs="SimSun" w:hint="eastAsia"/>
          <w:sz w:val="24"/>
        </w:rPr>
        <w:t>跟进异常改善结果。</w:t>
      </w:r>
    </w:p>
    <w:p w14:paraId="6FB39E41"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每班巡检时要注意首箱与尾箱必检。</w:t>
      </w:r>
    </w:p>
    <w:p w14:paraId="58CB259D"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未件检查：</w:t>
      </w:r>
    </w:p>
    <w:p w14:paraId="046ED793"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未件检查适用于注塑车间；</w:t>
      </w:r>
    </w:p>
    <w:p w14:paraId="2B50C638"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lastRenderedPageBreak/>
        <w:t>当量产够数，生产单位送样进行末检</w:t>
      </w:r>
      <w:r>
        <w:rPr>
          <w:rFonts w:ascii="SimSun" w:eastAsia="SimSun" w:hAnsi="SimSun" w:cs="SimSun" w:hint="eastAsia"/>
          <w:sz w:val="24"/>
        </w:rPr>
        <w:t>,</w:t>
      </w:r>
      <w:r>
        <w:rPr>
          <w:rFonts w:ascii="SimSun" w:eastAsia="SimSun" w:hAnsi="SimSun" w:cs="SimSun" w:hint="eastAsia"/>
          <w:sz w:val="24"/>
        </w:rPr>
        <w:t>注塑</w:t>
      </w:r>
      <w:r>
        <w:rPr>
          <w:rFonts w:ascii="SimSun" w:eastAsia="SimSun" w:hAnsi="SimSun" w:cs="SimSun" w:hint="eastAsia"/>
          <w:sz w:val="24"/>
        </w:rPr>
        <w:t>1</w:t>
      </w:r>
      <w:r>
        <w:rPr>
          <w:rFonts w:ascii="SimSun" w:eastAsia="SimSun" w:hAnsi="SimSun" w:cs="SimSun" w:hint="eastAsia"/>
          <w:sz w:val="24"/>
        </w:rPr>
        <w:t>整模</w:t>
      </w:r>
      <w:r>
        <w:rPr>
          <w:rFonts w:ascii="SimSun" w:eastAsia="SimSun" w:hAnsi="SimSun" w:cs="SimSun" w:hint="eastAsia"/>
          <w:sz w:val="24"/>
        </w:rPr>
        <w:t>（</w:t>
      </w:r>
      <w:r>
        <w:rPr>
          <w:rFonts w:ascii="SimSun" w:eastAsia="SimSun" w:hAnsi="SimSun" w:cs="SimSun" w:hint="eastAsia"/>
          <w:sz w:val="24"/>
        </w:rPr>
        <w:t>包括模具有异常堵穴之产品</w:t>
      </w:r>
      <w:r>
        <w:rPr>
          <w:rFonts w:ascii="SimSun" w:eastAsia="SimSun" w:hAnsi="SimSun" w:cs="SimSun" w:hint="eastAsia"/>
          <w:sz w:val="24"/>
        </w:rPr>
        <w:t>-</w:t>
      </w:r>
      <w:r>
        <w:rPr>
          <w:rFonts w:ascii="SimSun" w:eastAsia="SimSun" w:hAnsi="SimSun" w:cs="SimSun" w:hint="eastAsia"/>
          <w:sz w:val="24"/>
        </w:rPr>
        <w:t>特殊情况打不出异常穴的需注明</w:t>
      </w:r>
      <w:r>
        <w:rPr>
          <w:rFonts w:ascii="SimSun" w:eastAsia="SimSun" w:hAnsi="SimSun" w:cs="SimSun" w:hint="eastAsia"/>
          <w:sz w:val="24"/>
        </w:rPr>
        <w:t>）</w:t>
      </w:r>
      <w:r>
        <w:rPr>
          <w:rFonts w:ascii="SimSun" w:eastAsia="SimSun" w:hAnsi="SimSun" w:cs="SimSun" w:hint="eastAsia"/>
          <w:sz w:val="24"/>
        </w:rPr>
        <w:t>，品管对产品外观进行确认、判定，不再对尺寸及功能进行确认：</w:t>
      </w:r>
    </w:p>
    <w:p w14:paraId="54D12570"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末件确认合格，则写“末件确认单”</w:t>
      </w:r>
      <w:r>
        <w:rPr>
          <w:rFonts w:ascii="SimSun" w:eastAsia="SimSun" w:hAnsi="SimSun" w:cs="SimSun" w:hint="eastAsia"/>
          <w:sz w:val="24"/>
        </w:rPr>
        <w:t xml:space="preserve"/>
      </w:r>
      <w:r>
        <w:rPr>
          <w:rFonts w:ascii="SimSun" w:eastAsia="SimSun" w:hAnsi="SimSun" w:cs="SimSun" w:hint="eastAsia"/>
          <w:sz w:val="24"/>
        </w:rPr>
        <w:t>给生产单位签名确认；</w:t>
      </w:r>
    </w:p>
    <w:p w14:paraId="7696246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末件确认不合格，则写“末件确认单”提供给生产单位负责人，以此作为修模依据，同时对生产的产品马上进行追溯，以免不良品流入下一制程。</w:t>
      </w:r>
    </w:p>
    <w:p w14:paraId="78FEB69D"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产品的判定及标识：</w:t>
      </w:r>
    </w:p>
    <w:p w14:paraId="5EB09E58"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color w:val="FF0000"/>
          <w:sz w:val="24"/>
        </w:rPr>
        <w:t>合格产品可在外箱</w:t>
      </w:r>
      <w:r>
        <w:rPr>
          <w:rFonts w:ascii="SimSun" w:eastAsia="SimSun" w:hAnsi="SimSun" w:cs="SimSun" w:hint="eastAsia"/>
          <w:color w:val="FF0000"/>
          <w:sz w:val="24"/>
        </w:rPr>
        <w:t>标签</w:t>
      </w:r>
      <w:r>
        <w:rPr>
          <w:rFonts w:ascii="SimSun" w:eastAsia="SimSun" w:hAnsi="SimSun" w:cs="SimSun" w:hint="eastAsia"/>
          <w:color w:val="FF0000"/>
          <w:sz w:val="24"/>
        </w:rPr>
        <w:t>盖上</w:t>
      </w:r>
      <w:r>
        <w:rPr>
          <w:rFonts w:ascii="SimSun" w:eastAsia="SimSun" w:hAnsi="SimSun" w:cs="SimSun" w:hint="eastAsia"/>
          <w:color w:val="FF0000"/>
          <w:sz w:val="24"/>
        </w:rPr>
        <w:t>蓝色</w:t>
      </w:r>
      <w:r>
        <w:rPr>
          <w:rFonts w:ascii="SimSun" w:eastAsia="SimSun" w:hAnsi="SimSun" w:cs="SimSun" w:hint="eastAsia"/>
          <w:color w:val="FF0000"/>
          <w:sz w:val="24"/>
        </w:rPr>
        <w:t>“合格章”</w:t>
      </w:r>
    </w:p>
    <w:p w14:paraId="38B772CE"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当制程检验中发现异常时，需将</w:t>
      </w:r>
      <w:r>
        <w:rPr>
          <w:rFonts w:ascii="SimSun" w:eastAsia="SimSun" w:hAnsi="SimSun" w:cs="SimSun" w:hint="eastAsia"/>
          <w:sz w:val="24"/>
        </w:rPr>
        <w:t>不良样品呈</w:t>
      </w:r>
      <w:r>
        <w:rPr>
          <w:rFonts w:ascii="SimSun" w:eastAsia="SimSun" w:hAnsi="SimSun" w:cs="SimSun" w:hint="eastAsia"/>
          <w:sz w:val="24"/>
        </w:rPr>
        <w:t>上一级</w:t>
      </w:r>
      <w:r>
        <w:rPr>
          <w:rFonts w:ascii="SimSun" w:eastAsia="SimSun" w:hAnsi="SimSun" w:cs="SimSun" w:hint="eastAsia"/>
          <w:sz w:val="24"/>
        </w:rPr>
        <w:t>品质</w:t>
      </w:r>
      <w:r>
        <w:rPr>
          <w:rFonts w:ascii="SimSun" w:eastAsia="SimSun" w:hAnsi="SimSun" w:cs="SimSun" w:hint="eastAsia"/>
          <w:sz w:val="24"/>
        </w:rPr>
        <w:t>主管审核确</w:t>
      </w:r>
      <w:r>
        <w:rPr>
          <w:rFonts w:ascii="SimSun" w:eastAsia="SimSun" w:hAnsi="SimSun" w:cs="SimSun" w:hint="eastAsia"/>
          <w:sz w:val="24"/>
        </w:rPr>
        <w:t>认，</w:t>
      </w:r>
      <w:r>
        <w:rPr>
          <w:rFonts w:ascii="SimSun" w:eastAsia="SimSun" w:hAnsi="SimSun" w:cs="SimSun" w:hint="eastAsia"/>
          <w:sz w:val="24"/>
        </w:rPr>
        <w:t>如确认不合格，开立“品质异常单”，</w:t>
      </w:r>
      <w:r>
        <w:rPr>
          <w:rFonts w:ascii="SimSun" w:eastAsia="SimSun" w:hAnsi="SimSun" w:cs="SimSun" w:hint="eastAsia"/>
          <w:sz w:val="24"/>
        </w:rPr>
        <w:t>并</w:t>
      </w:r>
      <w:r>
        <w:rPr>
          <w:rFonts w:ascii="SimSun" w:eastAsia="SimSun" w:hAnsi="SimSun" w:cs="SimSun" w:hint="eastAsia"/>
          <w:sz w:val="24"/>
        </w:rPr>
        <w:t>将产品</w:t>
      </w:r>
      <w:r>
        <w:rPr>
          <w:rFonts w:ascii="SimSun" w:eastAsia="SimSun" w:hAnsi="SimSun" w:cs="SimSun" w:hint="eastAsia"/>
          <w:sz w:val="24"/>
        </w:rPr>
        <w:t>外箱上贴</w:t>
      </w:r>
      <w:r>
        <w:rPr>
          <w:rFonts w:ascii="SimSun" w:eastAsia="SimSun" w:hAnsi="SimSun" w:cs="SimSun" w:hint="eastAsia"/>
          <w:sz w:val="24"/>
        </w:rPr>
        <w:t>“</w:t>
      </w:r>
      <w:r>
        <w:rPr>
          <w:rFonts w:ascii="SimSun" w:eastAsia="SimSun" w:hAnsi="SimSun" w:cs="SimSun" w:hint="eastAsia"/>
          <w:sz w:val="24"/>
        </w:rPr>
        <w:t>黄色异常标签”。不合格产品经确认需报废的需</w:t>
      </w:r>
      <w:r>
        <w:rPr>
          <w:rFonts w:ascii="SimSun" w:eastAsia="SimSun" w:hAnsi="SimSun" w:cs="SimSun" w:hint="eastAsia"/>
          <w:sz w:val="24"/>
        </w:rPr>
        <w:t>挂红色</w:t>
      </w:r>
      <w:r>
        <w:rPr>
          <w:rFonts w:ascii="SimSun" w:eastAsia="SimSun" w:hAnsi="SimSun" w:cs="SimSun" w:hint="eastAsia"/>
          <w:sz w:val="24"/>
        </w:rPr>
        <w:t>“不合格</w:t>
      </w:r>
      <w:r>
        <w:rPr>
          <w:rFonts w:ascii="SimSun" w:eastAsia="SimSun" w:hAnsi="SimSun" w:cs="SimSun" w:hint="eastAsia"/>
          <w:sz w:val="24"/>
        </w:rPr>
        <w:t>商品</w:t>
      </w:r>
      <w:r>
        <w:rPr>
          <w:rFonts w:ascii="SimSun" w:eastAsia="SimSun" w:hAnsi="SimSun" w:cs="SimSun" w:hint="eastAsia"/>
          <w:sz w:val="24"/>
        </w:rPr>
        <w:t>”标识</w:t>
      </w:r>
      <w:r>
        <w:rPr>
          <w:rFonts w:ascii="SimSun" w:eastAsia="SimSun" w:hAnsi="SimSun" w:cs="SimSun" w:hint="eastAsia"/>
          <w:sz w:val="24"/>
        </w:rPr>
        <w:t>。</w:t>
      </w:r>
    </w:p>
    <w:p w14:paraId="70BC24B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生产</w:t>
      </w:r>
      <w:r>
        <w:rPr>
          <w:rFonts w:ascii="SimSun" w:eastAsia="SimSun" w:hAnsi="SimSun" w:cs="SimSun" w:hint="eastAsia"/>
          <w:sz w:val="24"/>
        </w:rPr>
        <w:t>单位在接到“品质异常单”应于</w:t>
      </w:r>
      <w:r>
        <w:rPr>
          <w:rFonts w:ascii="SimSun" w:eastAsia="SimSun" w:hAnsi="SimSun" w:cs="SimSun" w:hint="eastAsia"/>
          <w:sz w:val="24"/>
        </w:rPr>
        <w:t>24</w:t>
      </w:r>
      <w:r>
        <w:rPr>
          <w:rFonts w:ascii="SimSun" w:eastAsia="SimSun" w:hAnsi="SimSun" w:cs="SimSun" w:hint="eastAsia"/>
          <w:sz w:val="24"/>
        </w:rPr>
        <w:t>小时内返还品质部以确保时效；</w:t>
      </w:r>
    </w:p>
    <w:p w14:paraId="7CD8B506"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为了便于对</w:t>
      </w:r>
      <w:r>
        <w:rPr>
          <w:rFonts w:ascii="SimSun" w:eastAsia="SimSun" w:hAnsi="SimSun" w:cs="SimSun" w:hint="eastAsia"/>
          <w:sz w:val="24"/>
        </w:rPr>
        <w:t>表单</w:t>
      </w:r>
      <w:r>
        <w:rPr>
          <w:rFonts w:ascii="SimSun" w:eastAsia="SimSun" w:hAnsi="SimSun" w:cs="SimSun" w:hint="eastAsia"/>
          <w:sz w:val="24"/>
        </w:rPr>
        <w:t>的管理及可追溯性，</w:t>
      </w:r>
      <w:r>
        <w:rPr>
          <w:rFonts w:ascii="SimSun" w:eastAsia="SimSun" w:hAnsi="SimSun" w:cs="SimSun" w:hint="eastAsia"/>
          <w:sz w:val="24"/>
        </w:rPr>
        <w:t>“品质异常单”</w:t>
      </w:r>
      <w:r>
        <w:rPr>
          <w:rFonts w:ascii="SimSun" w:eastAsia="SimSun" w:hAnsi="SimSun" w:cs="SimSun" w:hint="eastAsia"/>
          <w:sz w:val="24"/>
        </w:rPr>
        <w:t>须统一编号</w:t>
      </w:r>
      <w:r>
        <w:rPr>
          <w:rFonts w:ascii="SimSun" w:eastAsia="SimSun" w:hAnsi="SimSun" w:cs="SimSun" w:hint="eastAsia"/>
          <w:sz w:val="24"/>
        </w:rPr>
        <w:t>：</w:t>
      </w:r>
    </w:p>
    <w:p w14:paraId="20A5AAD5"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品质反馈单</w:t>
      </w:r>
      <w:r>
        <w:rPr>
          <w:rFonts w:ascii="SimSun" w:eastAsia="SimSun" w:hAnsi="SimSun" w:cs="SimSun" w:hint="eastAsia"/>
          <w:sz w:val="24"/>
        </w:rPr>
        <w:t>编号原则：类别代码</w:t>
      </w:r>
      <w:r>
        <w:rPr>
          <w:rFonts w:ascii="SimSun" w:eastAsia="SimSun" w:hAnsi="SimSun" w:cs="SimSun" w:hint="eastAsia"/>
          <w:sz w:val="24"/>
        </w:rPr>
        <w:t>+</w:t>
      </w:r>
      <w:r>
        <w:rPr>
          <w:rFonts w:ascii="SimSun" w:eastAsia="SimSun" w:hAnsi="SimSun" w:cs="SimSun" w:hint="eastAsia"/>
          <w:sz w:val="24"/>
        </w:rPr>
        <w:t>两位机台（拉线）代码</w:t>
      </w:r>
      <w:r>
        <w:rPr>
          <w:rFonts w:ascii="SimSun" w:eastAsia="SimSun" w:hAnsi="SimSun" w:cs="SimSun" w:hint="eastAsia"/>
          <w:sz w:val="24"/>
        </w:rPr>
        <w:t>+</w:t>
      </w:r>
      <w:r>
        <w:rPr>
          <w:rFonts w:ascii="SimSun" w:eastAsia="SimSun" w:hAnsi="SimSun" w:cs="SimSun" w:hint="eastAsia"/>
          <w:sz w:val="24"/>
        </w:rPr>
        <w:t>两位月份码</w:t>
      </w:r>
      <w:r>
        <w:rPr>
          <w:rFonts w:ascii="SimSun" w:eastAsia="SimSun" w:hAnsi="SimSun" w:cs="SimSun" w:hint="eastAsia"/>
          <w:sz w:val="24"/>
        </w:rPr>
        <w:t>+</w:t>
      </w:r>
      <w:r>
        <w:rPr>
          <w:rFonts w:ascii="SimSun" w:eastAsia="SimSun" w:hAnsi="SimSun" w:cs="SimSun" w:hint="eastAsia"/>
          <w:sz w:val="24"/>
        </w:rPr>
        <w:t>三位流水号，</w:t>
      </w:r>
      <w:r>
        <w:rPr>
          <w:rFonts w:ascii="SimSun" w:eastAsia="SimSun" w:hAnsi="SimSun" w:cs="SimSun" w:hint="eastAsia"/>
          <w:sz w:val="24"/>
        </w:rPr>
        <w:t>例子”</w:t>
      </w:r>
      <w:r>
        <w:rPr>
          <w:rFonts w:ascii="SimSun" w:eastAsia="SimSun" w:hAnsi="SimSun" w:cs="SimSun" w:hint="eastAsia"/>
          <w:sz w:val="24"/>
        </w:rPr>
        <w:t>ZS</w:t>
      </w:r>
      <w:r>
        <w:rPr>
          <w:rFonts w:ascii="SimSun" w:eastAsia="SimSun" w:hAnsi="SimSun" w:cs="SimSun" w:hint="eastAsia"/>
          <w:sz w:val="24"/>
        </w:rPr>
        <w:t xml:space="preserve"/>
      </w:r>
      <w:r>
        <w:rPr>
          <w:rFonts w:ascii="SimSun" w:eastAsia="SimSun" w:hAnsi="SimSun" w:cs="SimSun" w:hint="eastAsia"/>
          <w:sz w:val="24"/>
        </w:rPr>
        <w:t>0112</w:t>
      </w:r>
      <w:r>
        <w:rPr>
          <w:rFonts w:ascii="SimSun" w:eastAsia="SimSun" w:hAnsi="SimSun" w:cs="SimSun" w:hint="eastAsia"/>
          <w:sz w:val="24"/>
        </w:rPr>
        <w:t>0</w:t>
      </w:r>
      <w:r>
        <w:rPr>
          <w:rFonts w:ascii="SimSun" w:eastAsia="SimSun" w:hAnsi="SimSun" w:cs="SimSun" w:hint="eastAsia"/>
          <w:sz w:val="24"/>
        </w:rPr>
        <w:t>01</w:t>
      </w:r>
      <w:r>
        <w:rPr>
          <w:rFonts w:ascii="SimSun" w:eastAsia="SimSun" w:hAnsi="SimSun" w:cs="SimSun" w:hint="eastAsia"/>
          <w:sz w:val="24"/>
        </w:rPr>
        <w:t xml:space="preserve"/>
      </w:r>
      <w:r>
        <w:rPr>
          <w:rFonts w:ascii="SimSun" w:eastAsia="SimSun" w:hAnsi="SimSun" w:cs="SimSun" w:hint="eastAsia"/>
          <w:sz w:val="24"/>
        </w:rPr>
        <w:t>”</w:t>
      </w:r>
      <w:r>
        <w:rPr>
          <w:rFonts w:ascii="SimSun" w:eastAsia="SimSun" w:hAnsi="SimSun" w:cs="SimSun" w:hint="eastAsia"/>
          <w:sz w:val="24"/>
        </w:rPr>
        <w:t>注塑</w:t>
      </w:r>
      <w:r>
        <w:rPr>
          <w:rFonts w:ascii="SimSun" w:eastAsia="SimSun" w:hAnsi="SimSun" w:cs="SimSun" w:hint="eastAsia"/>
          <w:sz w:val="24"/>
        </w:rPr>
        <w:t>车间</w:t>
      </w:r>
      <w:r>
        <w:rPr>
          <w:rFonts w:ascii="SimSun" w:eastAsia="SimSun" w:hAnsi="SimSun" w:cs="SimSun" w:hint="eastAsia"/>
          <w:sz w:val="24"/>
        </w:rPr>
        <w:t>01</w:t>
      </w:r>
      <w:r>
        <w:rPr>
          <w:rFonts w:ascii="SimSun" w:eastAsia="SimSun" w:hAnsi="SimSun" w:cs="SimSun" w:hint="eastAsia"/>
          <w:sz w:val="24"/>
        </w:rPr>
        <w:t>号机</w:t>
      </w:r>
      <w:r>
        <w:rPr>
          <w:rFonts w:ascii="SimSun" w:eastAsia="SimSun" w:hAnsi="SimSun" w:cs="SimSun" w:hint="eastAsia"/>
          <w:sz w:val="24"/>
        </w:rPr>
        <w:t>12</w:t>
      </w:r>
      <w:r>
        <w:rPr>
          <w:rFonts w:ascii="SimSun" w:eastAsia="SimSun" w:hAnsi="SimSun" w:cs="SimSun" w:hint="eastAsia"/>
          <w:sz w:val="24"/>
        </w:rPr>
        <w:t>月第</w:t>
      </w:r>
      <w:r>
        <w:rPr>
          <w:rFonts w:ascii="SimSun" w:eastAsia="SimSun" w:hAnsi="SimSun" w:cs="SimSun" w:hint="eastAsia"/>
          <w:sz w:val="24"/>
        </w:rPr>
        <w:t>1</w:t>
      </w:r>
      <w:r>
        <w:rPr>
          <w:rFonts w:ascii="SimSun" w:eastAsia="SimSun" w:hAnsi="SimSun" w:cs="SimSun" w:hint="eastAsia"/>
          <w:sz w:val="24"/>
        </w:rPr>
        <w:t>份</w:t>
      </w:r>
      <w:r>
        <w:rPr>
          <w:rFonts w:ascii="SimSun" w:eastAsia="SimSun" w:hAnsi="SimSun" w:cs="SimSun" w:hint="eastAsia"/>
          <w:sz w:val="24"/>
        </w:rPr>
        <w:t>）</w:t>
      </w:r>
      <w:r>
        <w:rPr>
          <w:rFonts w:ascii="SimSun" w:eastAsia="SimSun" w:hAnsi="SimSun" w:cs="SimSun" w:hint="eastAsia"/>
          <w:sz w:val="24"/>
        </w:rPr>
        <w:t>，以此类推，</w:t>
      </w:r>
      <w:r>
        <w:rPr>
          <w:rFonts w:ascii="SimSun" w:eastAsia="SimSun" w:hAnsi="SimSun" w:cs="SimSun" w:hint="eastAsia"/>
          <w:sz w:val="24"/>
        </w:rPr>
        <w:t>无机台（拉线）类异常则以</w:t>
      </w:r>
      <w:r>
        <w:rPr>
          <w:rFonts w:ascii="SimSun" w:eastAsia="SimSun" w:hAnsi="SimSun" w:cs="SimSun" w:hint="eastAsia"/>
          <w:sz w:val="24"/>
        </w:rPr>
        <w:t>00</w:t>
      </w:r>
      <w:r>
        <w:rPr>
          <w:rFonts w:ascii="SimSun" w:eastAsia="SimSun" w:hAnsi="SimSun" w:cs="SimSun" w:hint="eastAsia"/>
          <w:sz w:val="24"/>
        </w:rPr>
        <w:t>代替。</w:t>
      </w:r>
    </w:p>
    <w:p w14:paraId="0E97666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品质异常单</w:t>
      </w:r>
      <w:r>
        <w:rPr>
          <w:rFonts w:ascii="SimSun" w:eastAsia="SimSun" w:hAnsi="SimSun" w:cs="SimSun" w:hint="eastAsia"/>
          <w:sz w:val="24"/>
        </w:rPr>
        <w:t>编号原则：类别代码</w:t>
      </w:r>
      <w:r>
        <w:rPr>
          <w:rFonts w:ascii="SimSun" w:eastAsia="SimSun" w:hAnsi="SimSun" w:cs="SimSun" w:hint="eastAsia"/>
          <w:sz w:val="24"/>
        </w:rPr>
        <w:t>+</w:t>
      </w:r>
      <w:r>
        <w:rPr>
          <w:rFonts w:ascii="SimSun" w:eastAsia="SimSun" w:hAnsi="SimSun" w:cs="SimSun" w:hint="eastAsia"/>
          <w:sz w:val="24"/>
        </w:rPr>
        <w:t>两位年份代码</w:t>
      </w:r>
      <w:r>
        <w:rPr>
          <w:rFonts w:ascii="SimSun" w:eastAsia="SimSun" w:hAnsi="SimSun" w:cs="SimSun" w:hint="eastAsia"/>
          <w:sz w:val="24"/>
        </w:rPr>
        <w:t>+</w:t>
      </w:r>
      <w:r>
        <w:rPr>
          <w:rFonts w:ascii="SimSun" w:eastAsia="SimSun" w:hAnsi="SimSun" w:cs="SimSun" w:hint="eastAsia"/>
          <w:sz w:val="24"/>
        </w:rPr>
        <w:t>两位月份代码</w:t>
      </w:r>
      <w:r>
        <w:rPr>
          <w:rFonts w:ascii="SimSun" w:eastAsia="SimSun" w:hAnsi="SimSun" w:cs="SimSun" w:hint="eastAsia"/>
          <w:sz w:val="24"/>
        </w:rPr>
        <w:t>+</w:t>
      </w:r>
      <w:r>
        <w:rPr>
          <w:rFonts w:ascii="SimSun" w:eastAsia="SimSun" w:hAnsi="SimSun" w:cs="SimSun" w:hint="eastAsia"/>
          <w:sz w:val="24"/>
        </w:rPr>
        <w:t>三位流水号，</w:t>
      </w:r>
      <w:r>
        <w:rPr>
          <w:rFonts w:ascii="SimSun" w:eastAsia="SimSun" w:hAnsi="SimSun" w:cs="SimSun" w:hint="eastAsia"/>
          <w:sz w:val="24"/>
        </w:rPr>
        <w:t>例子”</w:t>
      </w:r>
      <w:r>
        <w:rPr>
          <w:rFonts w:ascii="SimSun" w:eastAsia="SimSun" w:hAnsi="SimSun" w:cs="SimSun" w:hint="eastAsia"/>
          <w:sz w:val="24"/>
        </w:rPr>
        <w:t>ZS</w:t>
      </w:r>
      <w:r>
        <w:rPr>
          <w:rFonts w:ascii="SimSun" w:eastAsia="SimSun" w:hAnsi="SimSun" w:cs="SimSun" w:hint="eastAsia"/>
          <w:sz w:val="24"/>
        </w:rPr>
        <w:t xml:space="preserve"/>
      </w:r>
      <w:r>
        <w:rPr>
          <w:rFonts w:ascii="SimSun" w:eastAsia="SimSun" w:hAnsi="SimSun" w:cs="SimSun" w:hint="eastAsia"/>
          <w:sz w:val="24"/>
        </w:rPr>
        <w:t>220</w:t>
      </w:r>
      <w:r>
        <w:rPr>
          <w:rFonts w:ascii="SimSun" w:eastAsia="SimSun" w:hAnsi="SimSun" w:cs="SimSun" w:hint="eastAsia"/>
          <w:sz w:val="24"/>
        </w:rPr>
        <w:t>4</w:t>
      </w:r>
      <w:r>
        <w:rPr>
          <w:rFonts w:ascii="SimSun" w:eastAsia="SimSun" w:hAnsi="SimSun" w:cs="SimSun" w:hint="eastAsia"/>
          <w:sz w:val="24"/>
        </w:rPr>
        <w:t xml:space="preserve">001</w:t>
      </w:r>
      <w:r>
        <w:rPr>
          <w:rFonts w:ascii="SimSun" w:eastAsia="SimSun" w:hAnsi="SimSun" w:cs="SimSun" w:hint="eastAsia"/>
          <w:sz w:val="24"/>
        </w:rPr>
        <w:t>”</w:t>
      </w:r>
      <w:r>
        <w:rPr>
          <w:rFonts w:ascii="SimSun" w:eastAsia="SimSun" w:hAnsi="SimSun" w:cs="SimSun" w:hint="eastAsia"/>
          <w:sz w:val="24"/>
        </w:rPr>
        <w:t>注塑</w:t>
      </w:r>
      <w:r>
        <w:rPr>
          <w:rFonts w:ascii="SimSun" w:eastAsia="SimSun" w:hAnsi="SimSun" w:cs="SimSun" w:hint="eastAsia"/>
          <w:sz w:val="24"/>
        </w:rPr>
        <w:t>车间</w:t>
      </w:r>
      <w:r>
        <w:rPr>
          <w:rFonts w:ascii="SimSun" w:eastAsia="SimSun" w:hAnsi="SimSun" w:cs="SimSun" w:hint="eastAsia"/>
          <w:sz w:val="24"/>
        </w:rPr>
        <w:t>22</w:t>
      </w:r>
      <w:r>
        <w:rPr>
          <w:rFonts w:ascii="SimSun" w:eastAsia="SimSun" w:hAnsi="SimSun" w:cs="SimSun" w:hint="eastAsia"/>
          <w:sz w:val="24"/>
        </w:rPr>
        <w:t>年</w:t>
      </w:r>
      <w:r>
        <w:rPr>
          <w:rFonts w:ascii="SimSun" w:eastAsia="SimSun" w:hAnsi="SimSun" w:cs="SimSun" w:hint="eastAsia"/>
          <w:sz w:val="24"/>
        </w:rPr>
        <w:t>4</w:t>
      </w:r>
      <w:r>
        <w:rPr>
          <w:rFonts w:ascii="SimSun" w:eastAsia="SimSun" w:hAnsi="SimSun" w:cs="SimSun" w:hint="eastAsia"/>
          <w:sz w:val="24"/>
        </w:rPr>
        <w:t>月份第</w:t>
      </w:r>
      <w:r>
        <w:rPr>
          <w:rFonts w:ascii="SimSun" w:eastAsia="SimSun" w:hAnsi="SimSun" w:cs="SimSun" w:hint="eastAsia"/>
          <w:sz w:val="24"/>
        </w:rPr>
        <w:t>1</w:t>
      </w:r>
      <w:r>
        <w:rPr>
          <w:rFonts w:ascii="SimSun" w:eastAsia="SimSun" w:hAnsi="SimSun" w:cs="SimSun" w:hint="eastAsia"/>
          <w:sz w:val="24"/>
        </w:rPr>
        <w:t>份报告单</w:t>
      </w:r>
      <w:r>
        <w:rPr>
          <w:rFonts w:ascii="SimSun" w:eastAsia="SimSun" w:hAnsi="SimSun" w:cs="SimSun" w:hint="eastAsia"/>
          <w:sz w:val="24"/>
        </w:rPr>
        <w:t>）</w:t>
      </w:r>
      <w:r>
        <w:rPr>
          <w:rFonts w:ascii="SimSun" w:eastAsia="SimSun" w:hAnsi="SimSun" w:cs="SimSun" w:hint="eastAsia"/>
          <w:sz w:val="24"/>
        </w:rPr>
        <w:t>，以此类推。</w:t>
      </w:r>
    </w:p>
    <w:p w14:paraId="614039A9"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类别代码如下：</w:t>
      </w:r>
    </w:p>
    <w:p w14:paraId="57FD1A8F" w14:textId="77777777" w:rsidR="00041680" w:rsidRDefault="00041680">
      <w:pPr>
        <w:spacing w:line="400" w:lineRule="exact"/>
        <w:rPr>
          <w:rFonts w:ascii="SimSun" w:eastAsia="SimSun" w:hAnsi="SimSun" w:cs="SimSun"/>
          <w:sz w:val="24"/>
        </w:rPr>
      </w:pPr>
    </w:p>
    <w:p w14:paraId="23F0CE05"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品质部保留相关检验记录，“品质异常单”每天提交文员处进行统计汇总。</w:t>
      </w:r>
    </w:p>
    <w:p w14:paraId="681C6922"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相关文件：</w:t>
      </w:r>
    </w:p>
    <w:p w14:paraId="24FA3CF5"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MYCAH-OP-GM-20</w:t>
      </w:r>
      <w:r>
        <w:rPr>
          <w:rFonts w:ascii="SimSun" w:eastAsia="SimSun" w:hAnsi="SimSun" w:cs="SimSun" w:hint="eastAsia"/>
          <w:sz w:val="24"/>
        </w:rPr>
        <w:t>《不合格品控制程序》</w:t>
      </w:r>
    </w:p>
    <w:p w14:paraId="2F01434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w:t>
      </w:r>
      <w:r>
        <w:rPr>
          <w:rFonts w:ascii="SimSun" w:eastAsia="SimSun" w:hAnsi="SimSun" w:cs="SimSun" w:hint="eastAsia"/>
          <w:sz w:val="24"/>
        </w:rPr>
        <w:t>啊</w:t>
      </w:r>
      <w:r>
        <w:rPr>
          <w:rFonts w:ascii="SimSun" w:eastAsia="SimSun" w:hAnsi="SimSun" w:cs="SimSun" w:hint="eastAsia"/>
          <w:sz w:val="24"/>
        </w:rPr>
        <w:t>-OP-GM-17</w:t>
      </w:r>
      <w:r>
        <w:rPr>
          <w:rFonts w:ascii="SimSun" w:eastAsia="SimSun" w:hAnsi="SimSun" w:cs="SimSun" w:hint="eastAsia"/>
          <w:sz w:val="24"/>
        </w:rPr>
        <w:t>《标识与可追溯控制程序》</w:t>
      </w:r>
    </w:p>
    <w:p w14:paraId="5E7F683D"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MYCAH-WI-QD-001</w:t>
      </w:r>
      <w:r>
        <w:rPr>
          <w:rFonts w:ascii="SimSun" w:eastAsia="SimSun" w:hAnsi="SimSun" w:cs="SimSun" w:hint="eastAsia"/>
          <w:sz w:val="24"/>
        </w:rPr>
        <w:t>《产品抽样计划》</w:t>
      </w:r>
    </w:p>
    <w:p w14:paraId="58CEDDC0" w14:textId="77777777" w:rsidR="00041680" w:rsidRDefault="00CB7BF4">
      <w:pPr>
        <w:numPr>
          <w:ilvl w:val="1"/>
          <w:numId w:val="1"/>
        </w:numPr>
        <w:spacing w:line="400" w:lineRule="exact"/>
        <w:rPr>
          <w:rFonts w:ascii="SimSun" w:eastAsia="SimSun" w:hAnsi="SimSun" w:cs="SimSun"/>
          <w:bCs/>
          <w:sz w:val="24"/>
        </w:rPr>
      </w:pPr>
      <w:r>
        <w:rPr>
          <w:rFonts w:ascii="SimSun" w:eastAsia="SimSun" w:hAnsi="SimSun" w:cs="SimSun" w:hint="eastAsia"/>
          <w:sz w:val="24"/>
        </w:rPr>
        <w:t>MYCAH-WI-QD-005</w:t>
      </w:r>
      <w:r>
        <w:rPr>
          <w:rFonts w:ascii="SimSun" w:eastAsia="SimSun" w:hAnsi="SimSun" w:cs="SimSun" w:hint="eastAsia"/>
          <w:sz w:val="24"/>
        </w:rPr>
        <w:t>《品质判定基准》</w:t>
      </w:r>
    </w:p>
    <w:p w14:paraId="131DF6AE"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相关记录：</w:t>
      </w:r>
    </w:p>
    <w:p w14:paraId="7F8D2236"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MYC-FM-QD-001</w:t>
      </w:r>
      <w:r>
        <w:rPr>
          <w:rFonts w:ascii="SimSun" w:eastAsia="SimSun" w:hAnsi="SimSun" w:cs="SimSun" w:hint="eastAsia"/>
          <w:sz w:val="24"/>
        </w:rPr>
        <w:t>品质异常单</w:t>
      </w:r>
    </w:p>
    <w:p w14:paraId="646669E0"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MYC-FM-QD-002</w:t>
      </w:r>
      <w:r>
        <w:rPr>
          <w:rFonts w:ascii="SimSun" w:eastAsia="SimSun" w:hAnsi="SimSun" w:cs="SimSun" w:hint="eastAsia"/>
          <w:sz w:val="24"/>
        </w:rPr>
        <w:t>首件确认单</w:t>
      </w:r>
    </w:p>
    <w:p w14:paraId="47F8A4BF"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lastRenderedPageBreak/>
        <w:t xml:space="preserve">MYC-FM-QD-004</w:t>
      </w:r>
      <w:r>
        <w:rPr>
          <w:rFonts w:ascii="SimSun" w:eastAsia="SimSun" w:hAnsi="SimSun" w:cs="SimSun" w:hint="eastAsia"/>
          <w:sz w:val="24"/>
        </w:rPr>
        <w:t>尺寸功能检验记录表</w:t>
      </w:r>
    </w:p>
    <w:p w14:paraId="28D4FC38"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MYC-FM-QD-005</w:t>
      </w:r>
      <w:r>
        <w:rPr>
          <w:rFonts w:ascii="SimSun" w:eastAsia="SimSun" w:hAnsi="SimSun" w:cs="SimSun" w:hint="eastAsia"/>
          <w:sz w:val="24"/>
        </w:rPr>
        <w:t>注塑车间巡检终检记录表</w:t>
      </w:r>
    </w:p>
    <w:p w14:paraId="0DDCB91A"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MYC-FM-QD-006</w:t>
      </w:r>
      <w:r>
        <w:rPr>
          <w:rFonts w:ascii="SimSun" w:eastAsia="SimSun" w:hAnsi="SimSun" w:cs="SimSun" w:hint="eastAsia"/>
          <w:sz w:val="24"/>
        </w:rPr>
        <w:t>烫印</w:t>
      </w:r>
      <w:r>
        <w:rPr>
          <w:rFonts w:ascii="SimSun" w:eastAsia="SimSun" w:hAnsi="SimSun" w:cs="SimSun" w:hint="eastAsia"/>
          <w:sz w:val="24"/>
        </w:rPr>
        <w:t>车间巡检终检</w:t>
      </w:r>
      <w:r>
        <w:rPr>
          <w:rFonts w:ascii="SimSun" w:eastAsia="SimSun" w:hAnsi="SimSun" w:cs="SimSun" w:hint="eastAsia"/>
          <w:sz w:val="24"/>
        </w:rPr>
        <w:t>记录表</w:t>
      </w:r>
    </w:p>
    <w:p w14:paraId="67B5DC3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MYC-FM-QD-007</w:t>
      </w:r>
      <w:r>
        <w:rPr>
          <w:rFonts w:ascii="SimSun" w:eastAsia="SimSun" w:hAnsi="SimSun" w:cs="SimSun" w:hint="eastAsia"/>
          <w:sz w:val="24"/>
        </w:rPr>
        <w:t>组装车间巡检终检</w:t>
      </w:r>
      <w:r>
        <w:rPr>
          <w:rFonts w:ascii="SimSun" w:eastAsia="SimSun" w:hAnsi="SimSun" w:cs="SimSun" w:hint="eastAsia"/>
          <w:sz w:val="24"/>
        </w:rPr>
        <w:t>记录表</w:t>
      </w:r>
    </w:p>
    <w:p w14:paraId="46CEAFB4"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MYC-FM-QD-009</w:t>
      </w:r>
      <w:r>
        <w:rPr>
          <w:rFonts w:ascii="SimSun" w:eastAsia="SimSun" w:hAnsi="SimSun" w:cs="SimSun" w:hint="eastAsia"/>
          <w:sz w:val="24"/>
        </w:rPr>
        <w:t>末件确认单</w:t>
      </w:r>
    </w:p>
    <w:p w14:paraId="0237784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MYC-FM-QD-010</w:t>
      </w:r>
      <w:r>
        <w:rPr>
          <w:rFonts w:ascii="SimSun" w:eastAsia="SimSun" w:hAnsi="SimSun" w:cs="SimSun" w:hint="eastAsia"/>
          <w:sz w:val="24"/>
        </w:rPr>
        <w:t>出货检验报告</w:t>
      </w:r>
    </w:p>
    <w:p w14:paraId="250E77F1"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MYC-FM-QD-011</w:t>
      </w:r>
      <w:r>
        <w:rPr>
          <w:rFonts w:ascii="SimSun" w:eastAsia="SimSun" w:hAnsi="SimSun" w:cs="SimSun" w:hint="eastAsia"/>
          <w:sz w:val="24"/>
        </w:rPr>
        <w:t>冲压巡检记录表</w:t>
      </w:r>
    </w:p>
    <w:p w14:paraId="371C0FDA"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MYC-FM-QD-012</w:t>
      </w:r>
      <w:r>
        <w:rPr>
          <w:rFonts w:ascii="SimSun" w:eastAsia="SimSun" w:hAnsi="SimSun" w:cs="SimSun" w:hint="eastAsia"/>
          <w:sz w:val="24"/>
        </w:rPr>
        <w:t>转出检验记录表</w:t>
      </w:r>
    </w:p>
    <w:p w14:paraId="4A98EA9F"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MYC-FM-QD-013</w:t>
      </w:r>
      <w:r>
        <w:rPr>
          <w:rFonts w:ascii="SimSun" w:eastAsia="SimSun" w:hAnsi="SimSun" w:cs="SimSun" w:hint="eastAsia"/>
          <w:sz w:val="24"/>
        </w:rPr>
        <w:t>抛光检验记录表</w:t>
      </w:r>
    </w:p>
    <w:p w14:paraId="676DBA17"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MYC-FM-QD-014</w:t>
      </w:r>
      <w:r>
        <w:rPr>
          <w:rFonts w:ascii="SimSun" w:eastAsia="SimSun" w:hAnsi="SimSun" w:cs="SimSun" w:hint="eastAsia"/>
          <w:sz w:val="24"/>
        </w:rPr>
        <w:t>氧化检验报表</w:t>
      </w:r>
    </w:p>
    <w:p w14:paraId="7788E682"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MYC-FM-QD-015</w:t>
      </w:r>
      <w:r>
        <w:rPr>
          <w:rFonts w:ascii="SimSun" w:eastAsia="SimSun" w:hAnsi="SimSun" w:cs="SimSun" w:hint="eastAsia"/>
          <w:sz w:val="24"/>
        </w:rPr>
        <w:t>植绒检验记录表</w:t>
      </w:r>
    </w:p>
    <w:p w14:paraId="5A00077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MYC-FM-QD-016</w:t>
      </w:r>
      <w:r>
        <w:rPr>
          <w:rFonts w:ascii="SimSun" w:eastAsia="SimSun" w:hAnsi="SimSun" w:cs="SimSun" w:hint="eastAsia"/>
          <w:sz w:val="24"/>
        </w:rPr>
        <w:t>喷涂车间巡检终检记录表</w:t>
      </w:r>
    </w:p>
    <w:p w14:paraId="4E2BD612"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MYC-FM-QD-021</w:t>
      </w:r>
      <w:r>
        <w:rPr>
          <w:rFonts w:ascii="SimSun" w:eastAsia="SimSun" w:hAnsi="SimSun" w:cs="SimSun" w:hint="eastAsia"/>
          <w:sz w:val="24"/>
        </w:rPr>
        <w:t>成品留样记录表</w:t>
      </w:r>
    </w:p>
    <w:p w14:paraId="02C048F5"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MYC-FM-QD-059 FQC</w:t>
      </w:r>
      <w:r>
        <w:rPr>
          <w:rFonts w:ascii="SimSun" w:eastAsia="SimSun" w:hAnsi="SimSun" w:cs="SimSun" w:hint="eastAsia"/>
          <w:sz w:val="24"/>
        </w:rPr>
        <w:t>终检记录表</w:t>
      </w:r>
    </w:p>
    <w:p w14:paraId="25BB9F5F" w14:textId="77777777" w:rsidR="00041680" w:rsidRDefault="00CB7BF4">
      <w:pPr>
        <w:numPr>
          <w:ilvl w:val="0"/>
          <w:numId w:val="1"/>
        </w:numPr>
        <w:spacing w:line="400" w:lineRule="exact"/>
        <w:rPr>
          <w:rFonts w:ascii="Times New Roman" w:eastAsia="SimSun" w:hAnsi="Times New Roman" w:cs="Times New Roman"/>
          <w:sz w:val="24"/>
        </w:rPr>
      </w:pPr>
      <w:r>
        <w:rPr>
          <w:rFonts w:ascii="SimSun" w:eastAsia="SimSun" w:hAnsi="SimSun" w:cs="SimSun" w:hint="eastAsia"/>
          <w:b/>
          <w:bCs/>
          <w:sz w:val="24"/>
        </w:rPr>
        <w:t>相关附件</w:t>
      </w:r>
      <w:r>
        <w:rPr>
          <w:rFonts w:ascii="SimSun" w:eastAsia="SimSun" w:hAnsi="SimSun" w:cs="SimSun" w:hint="eastAsia"/>
          <w:sz w:val="24"/>
        </w:rPr>
        <w:t>：无</w:t>
      </w:r>
    </w:p>
    <w:p w14:paraId="29DDB41E" w14:textId="77777777" w:rsidR="00041680" w:rsidRDefault="00041680">
      <w:pPr>
        <w:spacing w:line="400" w:lineRule="exact"/>
        <w:ind w:leftChars="-7" w:left="-15"/>
        <w:rPr>
          <w:rFonts w:ascii="Times New Roman" w:eastAsia="SimSun" w:hAnsi="Times New Roman" w:cs="Times New Roman"/>
          <w:sz w:val="24"/>
        </w:rPr>
      </w:pPr>
    </w:p>
    <w:tbl>
      <w:tblPr>
        <w:tblStyle w:val="Grilledutableau"/>
        <w:tblpPr w:leftFromText="180" w:rightFromText="180" w:vertAnchor="text" w:horzAnchor="page" w:tblpXSpec="center" w:tblpY="2810"/>
        <w:tblOverlap w:val="never"/>
        <w:tblW w:w="10138" w:type="dxa"/>
        <w:jc w:val="center"/>
        <w:tblLook w:val="04A0" w:firstRow="1" w:lastRow="0" w:firstColumn="1" w:lastColumn="0" w:noHBand="0" w:noVBand="1"/>
      </w:tblPr>
      <w:tblGrid>
        <w:gridCol w:w="3379"/>
        <w:gridCol w:w="3379"/>
        <w:gridCol w:w="3380"/>
      </w:tblGrid>
      <w:tr w:rsidR="00641F64" w14:paraId="1E19F9AA" w14:textId="77777777" w:rsidTr="00641F64">
        <w:trPr>
          <w:trHeight w:val="850"/>
          <w:jc w:val="center"/>
        </w:trPr>
        <w:tc>
          <w:tcPr>
            <w:tcW w:w="3379" w:type="dxa"/>
            <w:vAlign w:val="center"/>
          </w:tcPr>
          <w:p w14:paraId="750AA843" w14:textId="22BA30A4" w:rsidR="00641F64" w:rsidRDefault="00641F64" w:rsidP="00641F64">
            <w:pPr>
              <w:jc w:val="center"/>
              <w:rPr>
                <w:rFonts w:ascii="SimSun" w:eastAsia="SimSun" w:hAnsi="SimSun" w:cs="SimSun"/>
                <w:b/>
                <w:bCs/>
                <w:sz w:val="28"/>
                <w:szCs w:val="28"/>
              </w:rPr>
            </w:pPr>
            <w:r>
              <w:rPr>
                <w:rFonts w:cstheme="minorHAnsi"/>
                <w:b/>
                <w:bCs/>
                <w:sz w:val="28"/>
                <w:szCs w:val="28"/>
              </w:rPr>
              <w:t>乙</w:t>
            </w:r>
            <w:r w:rsidRPr="00F7183C">
              <w:rPr>
                <w:rFonts w:cstheme="minorHAnsi"/>
                <w:b/>
                <w:bCs/>
                <w:sz w:val="28"/>
                <w:szCs w:val="28"/>
              </w:rPr>
              <w:t>劳动者</w:t>
            </w:r>
          </w:p>
        </w:tc>
        <w:tc>
          <w:tcPr>
            <w:tcW w:w="3379" w:type="dxa"/>
            <w:vAlign w:val="center"/>
          </w:tcPr>
          <w:p w14:paraId="34E5FBFD" w14:textId="0BFF6C07" w:rsidR="00641F64" w:rsidRDefault="00641F64" w:rsidP="00641F64">
            <w:pPr>
              <w:jc w:val="center"/>
              <w:rPr>
                <w:rFonts w:ascii="SimSun" w:eastAsia="SimSun" w:hAnsi="SimSun" w:cs="SimSun"/>
                <w:b/>
                <w:bCs/>
                <w:sz w:val="28"/>
                <w:szCs w:val="28"/>
              </w:rPr>
            </w:pPr>
            <w:r>
              <w:rPr>
                <w:rFonts w:cstheme="minorHAnsi"/>
                <w:b/>
                <w:bCs/>
                <w:sz w:val="28"/>
                <w:szCs w:val="28"/>
              </w:rPr>
              <w:t>V</w:t>
            </w:r>
            <w:r w:rsidRPr="00F7183C">
              <w:rPr>
                <w:rFonts w:cstheme="minorHAnsi"/>
                <w:b/>
                <w:bCs/>
                <w:sz w:val="28"/>
                <w:szCs w:val="28"/>
              </w:rPr>
              <w:t>查看</w:t>
            </w:r>
          </w:p>
        </w:tc>
        <w:tc>
          <w:tcPr>
            <w:tcW w:w="3380" w:type="dxa"/>
            <w:vAlign w:val="center"/>
          </w:tcPr>
          <w:p w14:paraId="7600F73E" w14:textId="0998173A" w:rsidR="00641F64" w:rsidRDefault="00641F64" w:rsidP="00641F64">
            <w:pPr>
              <w:jc w:val="center"/>
              <w:rPr>
                <w:rFonts w:ascii="SimSun" w:eastAsia="SimSun" w:hAnsi="SimSun" w:cs="SimSun"/>
                <w:b/>
                <w:bCs/>
                <w:sz w:val="28"/>
                <w:szCs w:val="28"/>
              </w:rPr>
            </w:pPr>
            <w:r>
              <w:rPr>
                <w:rFonts w:cstheme="minorHAnsi"/>
                <w:b/>
                <w:bCs/>
                <w:sz w:val="28"/>
                <w:szCs w:val="28"/>
              </w:rPr>
              <w:t>一个</w:t>
            </w:r>
            <w:r w:rsidRPr="00F7183C">
              <w:rPr>
                <w:rFonts w:cstheme="minorHAnsi"/>
                <w:b/>
                <w:bCs/>
                <w:sz w:val="28"/>
                <w:szCs w:val="28"/>
              </w:rPr>
              <w:t>普鲁弗</w:t>
            </w:r>
          </w:p>
        </w:tc>
      </w:tr>
      <w:tr w:rsidR="00041680" w14:paraId="0B91FF8D" w14:textId="77777777" w:rsidTr="00641F64">
        <w:trPr>
          <w:trHeight w:val="850"/>
          <w:jc w:val="center"/>
        </w:trPr>
        <w:tc>
          <w:tcPr>
            <w:tcW w:w="3379" w:type="dxa"/>
            <w:vAlign w:val="center"/>
          </w:tcPr>
          <w:p w14:paraId="658BB736" w14:textId="77777777" w:rsidR="00041680" w:rsidRDefault="00041680">
            <w:pPr>
              <w:jc w:val="center"/>
              <w:rPr>
                <w:rFonts w:ascii="SimSun" w:eastAsia="SimSun" w:hAnsi="SimSun" w:cs="SimSun"/>
                <w:b/>
                <w:bCs/>
                <w:sz w:val="28"/>
                <w:szCs w:val="28"/>
              </w:rPr>
            </w:pPr>
          </w:p>
        </w:tc>
        <w:tc>
          <w:tcPr>
            <w:tcW w:w="3379" w:type="dxa"/>
            <w:vAlign w:val="center"/>
          </w:tcPr>
          <w:p w14:paraId="3C008542" w14:textId="77777777" w:rsidR="00041680" w:rsidRDefault="00041680">
            <w:pPr>
              <w:jc w:val="center"/>
              <w:rPr>
                <w:rFonts w:ascii="SimSun" w:eastAsia="SimSun" w:hAnsi="SimSun" w:cs="SimSun"/>
                <w:b/>
                <w:bCs/>
                <w:sz w:val="28"/>
                <w:szCs w:val="28"/>
              </w:rPr>
            </w:pPr>
          </w:p>
        </w:tc>
        <w:tc>
          <w:tcPr>
            <w:tcW w:w="3380" w:type="dxa"/>
            <w:vAlign w:val="center"/>
          </w:tcPr>
          <w:p w14:paraId="7B050B5E" w14:textId="77777777" w:rsidR="00041680" w:rsidRDefault="00041680">
            <w:pPr>
              <w:jc w:val="center"/>
              <w:rPr>
                <w:rFonts w:ascii="SimSun" w:eastAsia="SimSun" w:hAnsi="SimSun" w:cs="SimSun"/>
                <w:b/>
                <w:bCs/>
                <w:sz w:val="28"/>
                <w:szCs w:val="28"/>
              </w:rPr>
            </w:pPr>
          </w:p>
        </w:tc>
      </w:tr>
    </w:tbl>
    <w:tbl>
      <w:tblPr>
        <w:tblStyle w:val="Grilledutableau"/>
        <w:tblW w:w="9539" w:type="dxa"/>
        <w:jc w:val="center"/>
        <w:tblLook w:val="04A0" w:firstRow="1" w:lastRow="0" w:firstColumn="1" w:lastColumn="0" w:noHBand="0" w:noVBand="1"/>
      </w:tblPr>
      <w:tblGrid>
        <w:gridCol w:w="1730"/>
        <w:gridCol w:w="1732"/>
        <w:gridCol w:w="4345"/>
        <w:gridCol w:w="1732"/>
      </w:tblGrid>
      <w:tr w:rsidR="00641F64" w14:paraId="286B70BF" w14:textId="77777777">
        <w:trPr>
          <w:trHeight w:val="885"/>
          <w:jc w:val="center"/>
        </w:trPr>
        <w:tc>
          <w:tcPr>
            <w:tcW w:w="1730" w:type="dxa"/>
            <w:vAlign w:val="center"/>
          </w:tcPr>
          <w:p w14:paraId="189FE28A" w14:textId="2AE5123B" w:rsidR="00641F64" w:rsidRDefault="00641F64" w:rsidP="00641F64">
            <w:pPr>
              <w:spacing w:line="400" w:lineRule="exact"/>
              <w:jc w:val="center"/>
              <w:rPr>
                <w:rFonts w:ascii="SimSun" w:eastAsia="SimSun" w:hAnsi="SimSun" w:cs="SimSun"/>
                <w:sz w:val="24"/>
              </w:rPr>
            </w:pPr>
            <w:r>
              <w:rPr>
                <w:rFonts w:cstheme="minorHAnsi"/>
                <w:sz w:val="24"/>
                <w:lang w:val="fr-FR"/>
              </w:rPr>
              <w:t>日期</w:t>
            </w:r>
          </w:p>
        </w:tc>
        <w:tc>
          <w:tcPr>
            <w:tcW w:w="1732" w:type="dxa"/>
            <w:vAlign w:val="center"/>
          </w:tcPr>
          <w:p w14:paraId="48C29755" w14:textId="30F93222" w:rsidR="00641F64" w:rsidRDefault="00641F64" w:rsidP="00641F64">
            <w:pPr>
              <w:spacing w:line="400" w:lineRule="exact"/>
              <w:jc w:val="center"/>
              <w:rPr>
                <w:rFonts w:ascii="SimSun" w:eastAsia="SimSun" w:hAnsi="SimSun" w:cs="SimSun"/>
                <w:sz w:val="24"/>
              </w:rPr>
            </w:pPr>
            <w:r>
              <w:rPr>
                <w:rFonts w:cstheme="minorHAnsi"/>
                <w:sz w:val="24"/>
                <w:lang w:val="fr-FR"/>
              </w:rPr>
              <w:t>版本</w:t>
            </w:r>
          </w:p>
        </w:tc>
        <w:tc>
          <w:tcPr>
            <w:tcW w:w="4345" w:type="dxa"/>
            <w:vAlign w:val="center"/>
          </w:tcPr>
          <w:p w14:paraId="6C34717E" w14:textId="63050DE1" w:rsidR="00641F64" w:rsidRDefault="00641F64" w:rsidP="00641F64">
            <w:pPr>
              <w:spacing w:line="400" w:lineRule="exact"/>
              <w:jc w:val="center"/>
              <w:rPr>
                <w:rFonts w:ascii="SimSun" w:eastAsia="SimSun" w:hAnsi="SimSun" w:cs="SimSun"/>
                <w:sz w:val="24"/>
              </w:rPr>
            </w:pPr>
            <w:r>
              <w:rPr>
                <w:rFonts w:cstheme="minorHAnsi"/>
                <w:sz w:val="24"/>
              </w:rPr>
              <w:t>中号</w:t>
            </w:r>
            <w:r w:rsidRPr="002A4B18">
              <w:rPr>
                <w:rFonts w:cstheme="minorHAnsi"/>
                <w:sz w:val="24"/>
              </w:rPr>
              <w:t>修改</w:t>
            </w:r>
          </w:p>
        </w:tc>
        <w:tc>
          <w:tcPr>
            <w:tcW w:w="1732" w:type="dxa"/>
            <w:vAlign w:val="center"/>
          </w:tcPr>
          <w:p w14:paraId="32F2D1E8" w14:textId="53F24E2C" w:rsidR="00641F64" w:rsidRDefault="00641F64" w:rsidP="00641F64">
            <w:pPr>
              <w:spacing w:line="400" w:lineRule="exact"/>
              <w:jc w:val="center"/>
              <w:rPr>
                <w:rFonts w:ascii="SimSun" w:eastAsia="SimSun" w:hAnsi="SimSun" w:cs="SimSun"/>
                <w:sz w:val="24"/>
              </w:rPr>
            </w:pPr>
            <w:r w:rsidRPr="002A4B18">
              <w:rPr>
                <w:rFonts w:cstheme="minorHAnsi"/>
                <w:sz w:val="24"/>
              </w:rPr>
              <w:t>修订者</w:t>
            </w:r>
          </w:p>
        </w:tc>
      </w:tr>
      <w:tr w:rsidR="00641F64" w14:paraId="248C85A4" w14:textId="77777777">
        <w:trPr>
          <w:trHeight w:val="662"/>
          <w:jc w:val="center"/>
        </w:trPr>
        <w:tc>
          <w:tcPr>
            <w:tcW w:w="1730" w:type="dxa"/>
            <w:vAlign w:val="center"/>
          </w:tcPr>
          <w:p w14:paraId="3CD12375" w14:textId="57E2DBAA" w:rsidR="00641F64" w:rsidRDefault="00CB7BF4" w:rsidP="00641F64">
            <w:pPr>
              <w:spacing w:line="400" w:lineRule="exact"/>
              <w:jc w:val="center"/>
              <w:rPr>
                <w:rFonts w:ascii="SimSun" w:eastAsia="SimSun" w:hAnsi="SimSun" w:cs="SimSun"/>
                <w:sz w:val="24"/>
              </w:rPr>
            </w:pPr>
            <w:r>
              <w:rPr>
                <w:rFonts w:cstheme="minorHAnsi"/>
                <w:sz w:val="24"/>
              </w:rPr>
              <w:t>26</w:t>
            </w:r>
            <w:r w:rsidR="00641F64">
              <w:rPr>
                <w:rFonts w:cstheme="minorHAnsi"/>
                <w:sz w:val="24"/>
              </w:rPr>
              <w:t>-04-2026</w:t>
            </w:r>
          </w:p>
        </w:tc>
        <w:tc>
          <w:tcPr>
            <w:tcW w:w="1732" w:type="dxa"/>
            <w:vAlign w:val="center"/>
          </w:tcPr>
          <w:p w14:paraId="3E4A11B3" w14:textId="55C039D4" w:rsidR="00641F64" w:rsidRDefault="00641F64" w:rsidP="00641F64">
            <w:pPr>
              <w:spacing w:line="400" w:lineRule="exact"/>
              <w:jc w:val="center"/>
              <w:rPr>
                <w:rFonts w:ascii="SimSun" w:eastAsia="SimSun" w:hAnsi="SimSun" w:cs="SimSun"/>
                <w:sz w:val="24"/>
              </w:rPr>
            </w:pPr>
            <w:r>
              <w:rPr>
                <w:rFonts w:cstheme="minorHAnsi"/>
                <w:sz w:val="24"/>
              </w:rPr>
              <w:t>V0</w:t>
            </w:r>
          </w:p>
        </w:tc>
        <w:tc>
          <w:tcPr>
            <w:tcW w:w="4345" w:type="dxa"/>
            <w:vAlign w:val="center"/>
          </w:tcPr>
          <w:p w14:paraId="3A95E3D5" w14:textId="4A775A39" w:rsidR="00641F64" w:rsidRDefault="00641F64" w:rsidP="00641F64">
            <w:pPr>
              <w:spacing w:line="400" w:lineRule="exact"/>
              <w:jc w:val="center"/>
              <w:rPr>
                <w:rFonts w:ascii="SimSun" w:eastAsia="SimSun" w:hAnsi="SimSun" w:cs="SimSun"/>
                <w:sz w:val="24"/>
              </w:rPr>
            </w:pPr>
            <w:r>
              <w:rPr>
                <w:rFonts w:cstheme="minorHAnsi"/>
                <w:sz w:val="24"/>
              </w:rPr>
              <w:t>创建</w:t>
            </w:r>
          </w:p>
        </w:tc>
        <w:tc>
          <w:tcPr>
            <w:tcW w:w="1732" w:type="dxa"/>
            <w:vAlign w:val="center"/>
          </w:tcPr>
          <w:p w14:paraId="23523A1F" w14:textId="5FCD1F3C" w:rsidR="00641F64" w:rsidRDefault="00641F64" w:rsidP="00641F64">
            <w:pPr>
              <w:spacing w:line="400" w:lineRule="exact"/>
              <w:jc w:val="center"/>
              <w:rPr>
                <w:rFonts w:ascii="SimSun" w:eastAsia="SimSun" w:hAnsi="SimSun" w:cs="SimSun"/>
                <w:sz w:val="24"/>
              </w:rPr>
            </w:pPr>
            <w:r>
              <w:rPr>
                <w:rFonts w:cstheme="minorHAnsi"/>
                <w:sz w:val="24"/>
              </w:rPr>
              <w:t>纳乌雷斯锯</w:t>
            </w:r>
          </w:p>
        </w:tc>
      </w:tr>
      <w:tr w:rsidR="00041680" w14:paraId="629B6563" w14:textId="77777777">
        <w:trPr>
          <w:trHeight w:val="662"/>
          <w:jc w:val="center"/>
        </w:trPr>
        <w:tc>
          <w:tcPr>
            <w:tcW w:w="1730" w:type="dxa"/>
            <w:vAlign w:val="center"/>
          </w:tcPr>
          <w:p w14:paraId="3DEF97E8" w14:textId="39A42CC9" w:rsidR="00041680" w:rsidRDefault="00041680">
            <w:pPr>
              <w:spacing w:line="400" w:lineRule="exact"/>
              <w:jc w:val="center"/>
              <w:rPr>
                <w:rFonts w:ascii="SimSun" w:eastAsia="SimSun" w:hAnsi="SimSun" w:cs="SimSun"/>
                <w:sz w:val="24"/>
              </w:rPr>
            </w:pPr>
          </w:p>
        </w:tc>
        <w:tc>
          <w:tcPr>
            <w:tcW w:w="1732" w:type="dxa"/>
            <w:vAlign w:val="center"/>
          </w:tcPr>
          <w:p w14:paraId="2BA36305" w14:textId="59BCC37B" w:rsidR="00041680" w:rsidRDefault="00041680">
            <w:pPr>
              <w:spacing w:line="400" w:lineRule="exact"/>
              <w:jc w:val="center"/>
              <w:rPr>
                <w:rFonts w:ascii="SimSun" w:eastAsia="SimSun" w:hAnsi="SimSun" w:cs="SimSun"/>
                <w:sz w:val="24"/>
              </w:rPr>
            </w:pPr>
          </w:p>
        </w:tc>
        <w:tc>
          <w:tcPr>
            <w:tcW w:w="4345" w:type="dxa"/>
            <w:vAlign w:val="center"/>
          </w:tcPr>
          <w:p w14:paraId="361A7216" w14:textId="290C58F0" w:rsidR="00041680" w:rsidRDefault="00041680">
            <w:pPr>
              <w:spacing w:line="400" w:lineRule="exact"/>
              <w:jc w:val="center"/>
              <w:rPr>
                <w:rFonts w:ascii="SimSun" w:eastAsia="SimSun" w:hAnsi="SimSun" w:cs="SimSun"/>
                <w:sz w:val="24"/>
              </w:rPr>
            </w:pPr>
          </w:p>
        </w:tc>
        <w:tc>
          <w:tcPr>
            <w:tcW w:w="1732" w:type="dxa"/>
            <w:vAlign w:val="center"/>
          </w:tcPr>
          <w:p w14:paraId="2F978378" w14:textId="71C837AA" w:rsidR="00041680" w:rsidRDefault="00041680">
            <w:pPr>
              <w:spacing w:line="400" w:lineRule="exact"/>
              <w:jc w:val="center"/>
              <w:rPr>
                <w:rFonts w:ascii="SimSun" w:eastAsia="SimSun" w:hAnsi="SimSun" w:cs="SimSun"/>
                <w:sz w:val="24"/>
              </w:rPr>
            </w:pPr>
          </w:p>
        </w:tc>
      </w:tr>
      <w:tr w:rsidR="00041680" w14:paraId="060CB475" w14:textId="77777777">
        <w:trPr>
          <w:trHeight w:val="662"/>
          <w:jc w:val="center"/>
        </w:trPr>
        <w:tc>
          <w:tcPr>
            <w:tcW w:w="1730" w:type="dxa"/>
            <w:vAlign w:val="center"/>
          </w:tcPr>
          <w:p w14:paraId="7E8D7C26" w14:textId="10F5DD69" w:rsidR="00041680" w:rsidRDefault="00041680">
            <w:pPr>
              <w:spacing w:line="400" w:lineRule="exact"/>
              <w:jc w:val="center"/>
              <w:rPr>
                <w:rFonts w:ascii="SimSun" w:eastAsia="SimSun" w:hAnsi="SimSun" w:cs="SimSun"/>
                <w:sz w:val="24"/>
              </w:rPr>
            </w:pPr>
          </w:p>
        </w:tc>
        <w:tc>
          <w:tcPr>
            <w:tcW w:w="1732" w:type="dxa"/>
            <w:vAlign w:val="center"/>
          </w:tcPr>
          <w:p w14:paraId="14E0C14F" w14:textId="3A37FD1C" w:rsidR="00041680" w:rsidRDefault="00041680">
            <w:pPr>
              <w:spacing w:line="400" w:lineRule="exact"/>
              <w:jc w:val="center"/>
              <w:rPr>
                <w:rFonts w:ascii="SimSun" w:eastAsia="SimSun" w:hAnsi="SimSun" w:cs="SimSun"/>
                <w:sz w:val="24"/>
              </w:rPr>
            </w:pPr>
          </w:p>
        </w:tc>
        <w:tc>
          <w:tcPr>
            <w:tcW w:w="4345" w:type="dxa"/>
            <w:vAlign w:val="center"/>
          </w:tcPr>
          <w:p w14:paraId="0D649EC9" w14:textId="24A071BC" w:rsidR="00041680" w:rsidRDefault="00041680">
            <w:pPr>
              <w:spacing w:line="400" w:lineRule="exact"/>
              <w:jc w:val="center"/>
              <w:rPr>
                <w:rFonts w:ascii="SimSun" w:eastAsia="SimSun" w:hAnsi="SimSun" w:cs="SimSun"/>
                <w:sz w:val="24"/>
              </w:rPr>
            </w:pPr>
          </w:p>
        </w:tc>
        <w:tc>
          <w:tcPr>
            <w:tcW w:w="1732" w:type="dxa"/>
            <w:vAlign w:val="center"/>
          </w:tcPr>
          <w:p w14:paraId="682C4980" w14:textId="6A56F275" w:rsidR="00041680" w:rsidRDefault="00041680">
            <w:pPr>
              <w:spacing w:line="400" w:lineRule="exact"/>
              <w:jc w:val="center"/>
              <w:rPr>
                <w:rFonts w:ascii="SimSun" w:eastAsia="SimSun" w:hAnsi="SimSun" w:cs="SimSun"/>
                <w:sz w:val="24"/>
              </w:rPr>
            </w:pPr>
          </w:p>
        </w:tc>
      </w:tr>
      <w:tr w:rsidR="00041680" w14:paraId="776D1FB5" w14:textId="77777777">
        <w:trPr>
          <w:trHeight w:val="662"/>
          <w:jc w:val="center"/>
        </w:trPr>
        <w:tc>
          <w:tcPr>
            <w:tcW w:w="1730" w:type="dxa"/>
            <w:vAlign w:val="center"/>
          </w:tcPr>
          <w:p w14:paraId="307390C5" w14:textId="30AC89EA" w:rsidR="00041680" w:rsidRDefault="00041680">
            <w:pPr>
              <w:spacing w:line="400" w:lineRule="exact"/>
              <w:jc w:val="center"/>
              <w:rPr>
                <w:rFonts w:ascii="SimSun" w:eastAsia="SimSun" w:hAnsi="SimSun" w:cs="SimSun"/>
                <w:sz w:val="24"/>
              </w:rPr>
            </w:pPr>
          </w:p>
        </w:tc>
        <w:tc>
          <w:tcPr>
            <w:tcW w:w="1732" w:type="dxa"/>
            <w:vAlign w:val="center"/>
          </w:tcPr>
          <w:p w14:paraId="5C85AC1B" w14:textId="58F7ACC9" w:rsidR="00041680" w:rsidRDefault="00041680">
            <w:pPr>
              <w:spacing w:line="400" w:lineRule="exact"/>
              <w:jc w:val="center"/>
              <w:rPr>
                <w:rFonts w:ascii="SimSun" w:eastAsia="SimSun" w:hAnsi="SimSun" w:cs="SimSun"/>
                <w:sz w:val="24"/>
              </w:rPr>
            </w:pPr>
          </w:p>
        </w:tc>
        <w:tc>
          <w:tcPr>
            <w:tcW w:w="4345" w:type="dxa"/>
            <w:vAlign w:val="center"/>
          </w:tcPr>
          <w:p w14:paraId="0F288026" w14:textId="686DD7AB" w:rsidR="00041680" w:rsidRDefault="00041680">
            <w:pPr>
              <w:spacing w:line="400" w:lineRule="exact"/>
              <w:jc w:val="center"/>
              <w:rPr>
                <w:rFonts w:ascii="SimSun" w:eastAsia="SimSun" w:hAnsi="SimSun" w:cs="SimSun"/>
                <w:sz w:val="24"/>
              </w:rPr>
            </w:pPr>
          </w:p>
        </w:tc>
        <w:tc>
          <w:tcPr>
            <w:tcW w:w="1732" w:type="dxa"/>
            <w:vAlign w:val="center"/>
          </w:tcPr>
          <w:p w14:paraId="1FC8DA58" w14:textId="433BCE80" w:rsidR="00041680" w:rsidRDefault="00041680">
            <w:pPr>
              <w:spacing w:line="400" w:lineRule="exact"/>
              <w:jc w:val="center"/>
              <w:rPr>
                <w:rFonts w:ascii="SimSun" w:eastAsia="SimSun" w:hAnsi="SimSun" w:cs="SimSun"/>
                <w:sz w:val="24"/>
              </w:rPr>
            </w:pPr>
          </w:p>
        </w:tc>
      </w:tr>
      <w:tr w:rsidR="00041680" w14:paraId="509AA5EE" w14:textId="77777777">
        <w:trPr>
          <w:trHeight w:val="622"/>
          <w:jc w:val="center"/>
        </w:trPr>
        <w:tc>
          <w:tcPr>
            <w:tcW w:w="1730" w:type="dxa"/>
            <w:vAlign w:val="center"/>
          </w:tcPr>
          <w:p w14:paraId="3066565F" w14:textId="3030A0FF" w:rsidR="00041680" w:rsidRDefault="00041680">
            <w:pPr>
              <w:spacing w:line="400" w:lineRule="exact"/>
              <w:jc w:val="center"/>
              <w:rPr>
                <w:rFonts w:ascii="SimSun" w:eastAsia="SimSun" w:hAnsi="SimSun" w:cs="SimSun"/>
                <w:sz w:val="24"/>
              </w:rPr>
            </w:pPr>
          </w:p>
        </w:tc>
        <w:tc>
          <w:tcPr>
            <w:tcW w:w="1732" w:type="dxa"/>
            <w:vAlign w:val="center"/>
          </w:tcPr>
          <w:p w14:paraId="610C387A" w14:textId="44EF6CE0" w:rsidR="00041680" w:rsidRDefault="00041680">
            <w:pPr>
              <w:spacing w:line="400" w:lineRule="exact"/>
              <w:jc w:val="center"/>
              <w:rPr>
                <w:rFonts w:ascii="SimSun" w:eastAsia="SimSun" w:hAnsi="SimSun" w:cs="SimSun"/>
                <w:sz w:val="24"/>
              </w:rPr>
            </w:pPr>
          </w:p>
        </w:tc>
        <w:tc>
          <w:tcPr>
            <w:tcW w:w="4345" w:type="dxa"/>
            <w:vAlign w:val="center"/>
          </w:tcPr>
          <w:p w14:paraId="2CDF827A" w14:textId="66F0F4E2" w:rsidR="00041680" w:rsidRDefault="00041680">
            <w:pPr>
              <w:spacing w:line="400" w:lineRule="exact"/>
              <w:jc w:val="center"/>
              <w:rPr>
                <w:rFonts w:ascii="SimSun" w:eastAsia="SimSun" w:hAnsi="SimSun" w:cs="SimSun"/>
                <w:sz w:val="24"/>
              </w:rPr>
            </w:pPr>
          </w:p>
        </w:tc>
        <w:tc>
          <w:tcPr>
            <w:tcW w:w="1732" w:type="dxa"/>
            <w:vAlign w:val="center"/>
          </w:tcPr>
          <w:p w14:paraId="159D5A37" w14:textId="6633A940" w:rsidR="00041680" w:rsidRDefault="00041680">
            <w:pPr>
              <w:spacing w:line="400" w:lineRule="exact"/>
              <w:jc w:val="center"/>
              <w:rPr>
                <w:rFonts w:ascii="SimSun" w:eastAsia="SimSun" w:hAnsi="SimSun" w:cs="SimSun"/>
                <w:sz w:val="24"/>
              </w:rPr>
            </w:pPr>
          </w:p>
        </w:tc>
      </w:tr>
      <w:tr w:rsidR="00041680" w14:paraId="3043D43C" w14:textId="77777777">
        <w:trPr>
          <w:trHeight w:val="662"/>
          <w:jc w:val="center"/>
        </w:trPr>
        <w:tc>
          <w:tcPr>
            <w:tcW w:w="1730" w:type="dxa"/>
            <w:vAlign w:val="center"/>
          </w:tcPr>
          <w:p w14:paraId="57DC6CE8" w14:textId="0F8E1FFA" w:rsidR="00041680" w:rsidRDefault="00041680">
            <w:pPr>
              <w:spacing w:line="400" w:lineRule="exact"/>
              <w:jc w:val="center"/>
              <w:rPr>
                <w:rFonts w:ascii="SimSun" w:eastAsia="SimSun" w:hAnsi="SimSun" w:cs="SimSun"/>
                <w:sz w:val="24"/>
              </w:rPr>
            </w:pPr>
          </w:p>
        </w:tc>
        <w:tc>
          <w:tcPr>
            <w:tcW w:w="1732" w:type="dxa"/>
            <w:vAlign w:val="center"/>
          </w:tcPr>
          <w:p w14:paraId="3E4AEB21" w14:textId="1E5A76D9" w:rsidR="00041680" w:rsidRDefault="00041680">
            <w:pPr>
              <w:spacing w:line="400" w:lineRule="exact"/>
              <w:jc w:val="center"/>
              <w:rPr>
                <w:rFonts w:ascii="SimSun" w:eastAsia="SimSun" w:hAnsi="SimSun" w:cs="SimSun"/>
                <w:sz w:val="24"/>
              </w:rPr>
            </w:pPr>
          </w:p>
        </w:tc>
        <w:tc>
          <w:tcPr>
            <w:tcW w:w="4345" w:type="dxa"/>
            <w:vAlign w:val="center"/>
          </w:tcPr>
          <w:p w14:paraId="5B2B2B93" w14:textId="2BB01D22" w:rsidR="00041680" w:rsidRDefault="00041680">
            <w:pPr>
              <w:spacing w:line="400" w:lineRule="exact"/>
              <w:jc w:val="center"/>
              <w:rPr>
                <w:rFonts w:ascii="SimSun" w:eastAsia="SimSun" w:hAnsi="SimSun" w:cs="SimSun"/>
                <w:sz w:val="24"/>
              </w:rPr>
            </w:pPr>
          </w:p>
        </w:tc>
        <w:tc>
          <w:tcPr>
            <w:tcW w:w="1732" w:type="dxa"/>
            <w:vAlign w:val="center"/>
          </w:tcPr>
          <w:p w14:paraId="22339765" w14:textId="549D2563" w:rsidR="00041680" w:rsidRDefault="00041680">
            <w:pPr>
              <w:spacing w:line="400" w:lineRule="exact"/>
              <w:jc w:val="center"/>
              <w:rPr>
                <w:rFonts w:ascii="SimSun" w:eastAsia="SimSun" w:hAnsi="SimSun" w:cs="SimSun"/>
                <w:sz w:val="24"/>
              </w:rPr>
            </w:pPr>
          </w:p>
        </w:tc>
      </w:tr>
      <w:tr w:rsidR="00041680" w14:paraId="734EDE06" w14:textId="77777777">
        <w:trPr>
          <w:trHeight w:val="740"/>
          <w:jc w:val="center"/>
        </w:trPr>
        <w:tc>
          <w:tcPr>
            <w:tcW w:w="1730" w:type="dxa"/>
            <w:vAlign w:val="center"/>
          </w:tcPr>
          <w:p w14:paraId="3531D3C5" w14:textId="2EBAD4CC" w:rsidR="00041680" w:rsidRDefault="00041680">
            <w:pPr>
              <w:spacing w:line="400" w:lineRule="exact"/>
              <w:jc w:val="center"/>
              <w:rPr>
                <w:rFonts w:ascii="SimSun" w:eastAsia="SimSun" w:hAnsi="SimSun" w:cs="SimSun"/>
                <w:sz w:val="24"/>
              </w:rPr>
            </w:pPr>
          </w:p>
        </w:tc>
        <w:tc>
          <w:tcPr>
            <w:tcW w:w="1732" w:type="dxa"/>
            <w:vAlign w:val="center"/>
          </w:tcPr>
          <w:p w14:paraId="5395FB77" w14:textId="65F2CD4C" w:rsidR="00041680" w:rsidRDefault="00041680">
            <w:pPr>
              <w:spacing w:line="400" w:lineRule="exact"/>
              <w:jc w:val="center"/>
              <w:rPr>
                <w:rFonts w:ascii="SimSun" w:eastAsia="SimSun" w:hAnsi="SimSun" w:cs="SimSun"/>
                <w:sz w:val="24"/>
              </w:rPr>
            </w:pPr>
          </w:p>
        </w:tc>
        <w:tc>
          <w:tcPr>
            <w:tcW w:w="4345" w:type="dxa"/>
            <w:vAlign w:val="center"/>
          </w:tcPr>
          <w:p w14:paraId="3BDCE856" w14:textId="3448BFCC" w:rsidR="00041680" w:rsidRDefault="00041680">
            <w:pPr>
              <w:spacing w:line="400" w:lineRule="exact"/>
              <w:jc w:val="center"/>
              <w:rPr>
                <w:rFonts w:ascii="SimSun" w:eastAsia="SimSun" w:hAnsi="SimSun" w:cs="SimSun"/>
                <w:sz w:val="24"/>
              </w:rPr>
            </w:pPr>
          </w:p>
        </w:tc>
        <w:tc>
          <w:tcPr>
            <w:tcW w:w="1732" w:type="dxa"/>
            <w:vAlign w:val="center"/>
          </w:tcPr>
          <w:p w14:paraId="24C9F87F" w14:textId="5A6D75B0" w:rsidR="00041680" w:rsidRDefault="00041680">
            <w:pPr>
              <w:spacing w:line="400" w:lineRule="exact"/>
              <w:jc w:val="center"/>
              <w:rPr>
                <w:rFonts w:ascii="SimSun" w:eastAsia="SimSun" w:hAnsi="SimSun" w:cs="SimSun"/>
                <w:sz w:val="24"/>
              </w:rPr>
            </w:pPr>
          </w:p>
        </w:tc>
      </w:tr>
      <w:tr w:rsidR="00041680" w14:paraId="0545CD8E" w14:textId="77777777">
        <w:trPr>
          <w:trHeight w:val="740"/>
          <w:jc w:val="center"/>
        </w:trPr>
        <w:tc>
          <w:tcPr>
            <w:tcW w:w="1730" w:type="dxa"/>
            <w:vAlign w:val="center"/>
          </w:tcPr>
          <w:p w14:paraId="33A88DBB" w14:textId="32804007" w:rsidR="00041680" w:rsidRDefault="00041680">
            <w:pPr>
              <w:spacing w:line="400" w:lineRule="exact"/>
              <w:jc w:val="center"/>
              <w:rPr>
                <w:rFonts w:ascii="SimSun" w:eastAsia="SimSun" w:hAnsi="SimSun" w:cs="SimSun"/>
                <w:sz w:val="24"/>
              </w:rPr>
            </w:pPr>
          </w:p>
        </w:tc>
        <w:tc>
          <w:tcPr>
            <w:tcW w:w="1732" w:type="dxa"/>
            <w:vAlign w:val="center"/>
          </w:tcPr>
          <w:p w14:paraId="64521B05" w14:textId="1AE085F8" w:rsidR="00041680" w:rsidRDefault="00041680">
            <w:pPr>
              <w:spacing w:line="400" w:lineRule="exact"/>
              <w:jc w:val="center"/>
              <w:rPr>
                <w:rFonts w:ascii="SimSun" w:eastAsia="SimSun" w:hAnsi="SimSun" w:cs="SimSun"/>
                <w:sz w:val="24"/>
              </w:rPr>
            </w:pPr>
          </w:p>
        </w:tc>
        <w:tc>
          <w:tcPr>
            <w:tcW w:w="4345" w:type="dxa"/>
            <w:vAlign w:val="center"/>
          </w:tcPr>
          <w:p w14:paraId="3CE371B9" w14:textId="335339E3" w:rsidR="00041680" w:rsidRDefault="00041680">
            <w:pPr>
              <w:spacing w:line="400" w:lineRule="exact"/>
              <w:jc w:val="center"/>
              <w:rPr>
                <w:rFonts w:ascii="SimSun" w:eastAsia="SimSun" w:hAnsi="SimSun" w:cs="SimSun"/>
                <w:sz w:val="24"/>
              </w:rPr>
            </w:pPr>
          </w:p>
        </w:tc>
        <w:tc>
          <w:tcPr>
            <w:tcW w:w="1732" w:type="dxa"/>
            <w:vAlign w:val="center"/>
          </w:tcPr>
          <w:p w14:paraId="7C8E970D" w14:textId="50825712" w:rsidR="00041680" w:rsidRDefault="00041680">
            <w:pPr>
              <w:spacing w:line="400" w:lineRule="exact"/>
              <w:jc w:val="center"/>
              <w:rPr>
                <w:rFonts w:ascii="SimSun" w:eastAsia="SimSun" w:hAnsi="SimSun" w:cs="SimSun"/>
                <w:sz w:val="24"/>
              </w:rPr>
            </w:pPr>
          </w:p>
        </w:tc>
      </w:tr>
      <w:tr w:rsidR="00041680" w14:paraId="498E059F" w14:textId="77777777">
        <w:trPr>
          <w:trHeight w:val="740"/>
          <w:jc w:val="center"/>
        </w:trPr>
        <w:tc>
          <w:tcPr>
            <w:tcW w:w="1730" w:type="dxa"/>
            <w:vAlign w:val="center"/>
          </w:tcPr>
          <w:p w14:paraId="61EB6F90" w14:textId="4160D69C" w:rsidR="00041680" w:rsidRDefault="00041680">
            <w:pPr>
              <w:spacing w:line="400" w:lineRule="exact"/>
              <w:jc w:val="center"/>
              <w:rPr>
                <w:rFonts w:ascii="SimSun" w:eastAsia="SimSun" w:hAnsi="SimSun" w:cs="SimSun"/>
                <w:sz w:val="24"/>
              </w:rPr>
            </w:pPr>
          </w:p>
        </w:tc>
        <w:tc>
          <w:tcPr>
            <w:tcW w:w="1732" w:type="dxa"/>
            <w:vAlign w:val="center"/>
          </w:tcPr>
          <w:p w14:paraId="2023E33F" w14:textId="31DB33D9" w:rsidR="00041680" w:rsidRDefault="00041680">
            <w:pPr>
              <w:spacing w:line="400" w:lineRule="exact"/>
              <w:jc w:val="center"/>
              <w:rPr>
                <w:rFonts w:ascii="SimSun" w:eastAsia="SimSun" w:hAnsi="SimSun" w:cs="SimSun"/>
                <w:sz w:val="24"/>
              </w:rPr>
            </w:pPr>
          </w:p>
        </w:tc>
        <w:tc>
          <w:tcPr>
            <w:tcW w:w="4345" w:type="dxa"/>
            <w:vAlign w:val="center"/>
          </w:tcPr>
          <w:p w14:paraId="1BD1AC00" w14:textId="15DF4809" w:rsidR="00041680" w:rsidRDefault="00041680">
            <w:pPr>
              <w:spacing w:line="400" w:lineRule="exact"/>
              <w:jc w:val="center"/>
              <w:rPr>
                <w:rFonts w:ascii="SimSun" w:eastAsia="SimSun" w:hAnsi="SimSun" w:cs="SimSun"/>
                <w:sz w:val="24"/>
              </w:rPr>
            </w:pPr>
          </w:p>
        </w:tc>
        <w:tc>
          <w:tcPr>
            <w:tcW w:w="1732" w:type="dxa"/>
            <w:vAlign w:val="center"/>
          </w:tcPr>
          <w:p w14:paraId="55C033BF" w14:textId="7D252A93" w:rsidR="00041680" w:rsidRDefault="00041680">
            <w:pPr>
              <w:spacing w:line="400" w:lineRule="exact"/>
              <w:jc w:val="center"/>
              <w:rPr>
                <w:rFonts w:ascii="SimSun" w:eastAsia="SimSun" w:hAnsi="SimSun" w:cs="SimSun"/>
                <w:sz w:val="24"/>
              </w:rPr>
            </w:pPr>
          </w:p>
        </w:tc>
      </w:tr>
      <w:tr w:rsidR="00041680" w14:paraId="7C2B93F6" w14:textId="77777777">
        <w:trPr>
          <w:trHeight w:val="740"/>
          <w:jc w:val="center"/>
        </w:trPr>
        <w:tc>
          <w:tcPr>
            <w:tcW w:w="1730" w:type="dxa"/>
            <w:vAlign w:val="center"/>
          </w:tcPr>
          <w:p w14:paraId="687A796E" w14:textId="77777777" w:rsidR="00041680" w:rsidRDefault="00041680">
            <w:pPr>
              <w:spacing w:line="400" w:lineRule="exact"/>
              <w:jc w:val="center"/>
              <w:rPr>
                <w:rFonts w:ascii="SimSun" w:eastAsia="SimSun" w:hAnsi="SimSun" w:cs="SimSun"/>
                <w:sz w:val="24"/>
              </w:rPr>
            </w:pPr>
          </w:p>
        </w:tc>
        <w:tc>
          <w:tcPr>
            <w:tcW w:w="1732" w:type="dxa"/>
            <w:vAlign w:val="center"/>
          </w:tcPr>
          <w:p w14:paraId="3D91548B" w14:textId="77777777" w:rsidR="00041680" w:rsidRDefault="00041680">
            <w:pPr>
              <w:spacing w:line="400" w:lineRule="exact"/>
              <w:jc w:val="center"/>
              <w:rPr>
                <w:rFonts w:ascii="SimSun" w:eastAsia="SimSun" w:hAnsi="SimSun" w:cs="SimSun"/>
                <w:sz w:val="24"/>
              </w:rPr>
            </w:pPr>
          </w:p>
        </w:tc>
        <w:tc>
          <w:tcPr>
            <w:tcW w:w="4345" w:type="dxa"/>
            <w:vAlign w:val="center"/>
          </w:tcPr>
          <w:p w14:paraId="0B651B56" w14:textId="77777777" w:rsidR="00041680" w:rsidRDefault="00041680">
            <w:pPr>
              <w:spacing w:line="400" w:lineRule="exact"/>
              <w:jc w:val="center"/>
              <w:rPr>
                <w:rFonts w:ascii="SimSun" w:eastAsia="SimSun" w:hAnsi="SimSun" w:cs="SimSun"/>
                <w:sz w:val="24"/>
              </w:rPr>
            </w:pPr>
          </w:p>
        </w:tc>
        <w:tc>
          <w:tcPr>
            <w:tcW w:w="1732" w:type="dxa"/>
            <w:vAlign w:val="center"/>
          </w:tcPr>
          <w:p w14:paraId="40D6669E" w14:textId="77777777" w:rsidR="00041680" w:rsidRDefault="00041680">
            <w:pPr>
              <w:spacing w:line="400" w:lineRule="exact"/>
              <w:jc w:val="center"/>
              <w:rPr>
                <w:rFonts w:ascii="SimSun" w:eastAsia="SimSun" w:hAnsi="SimSun" w:cs="SimSun"/>
                <w:sz w:val="24"/>
              </w:rPr>
            </w:pPr>
          </w:p>
        </w:tc>
      </w:tr>
      <w:tr w:rsidR="00041680" w14:paraId="7445C958" w14:textId="77777777">
        <w:trPr>
          <w:trHeight w:val="740"/>
          <w:jc w:val="center"/>
        </w:trPr>
        <w:tc>
          <w:tcPr>
            <w:tcW w:w="1730" w:type="dxa"/>
            <w:vAlign w:val="center"/>
          </w:tcPr>
          <w:p w14:paraId="2ED83908" w14:textId="77777777" w:rsidR="00041680" w:rsidRDefault="00041680">
            <w:pPr>
              <w:spacing w:line="400" w:lineRule="exact"/>
              <w:jc w:val="center"/>
              <w:rPr>
                <w:rFonts w:ascii="SimSun" w:eastAsia="SimSun" w:hAnsi="SimSun" w:cs="SimSun"/>
                <w:sz w:val="24"/>
              </w:rPr>
            </w:pPr>
          </w:p>
        </w:tc>
        <w:tc>
          <w:tcPr>
            <w:tcW w:w="1732" w:type="dxa"/>
            <w:vAlign w:val="center"/>
          </w:tcPr>
          <w:p w14:paraId="3810BAB4" w14:textId="77777777" w:rsidR="00041680" w:rsidRDefault="00041680">
            <w:pPr>
              <w:spacing w:line="400" w:lineRule="exact"/>
              <w:jc w:val="center"/>
              <w:rPr>
                <w:rFonts w:ascii="SimSun" w:eastAsia="SimSun" w:hAnsi="SimSun" w:cs="SimSun"/>
                <w:sz w:val="24"/>
              </w:rPr>
            </w:pPr>
          </w:p>
        </w:tc>
        <w:tc>
          <w:tcPr>
            <w:tcW w:w="4345" w:type="dxa"/>
            <w:vAlign w:val="center"/>
          </w:tcPr>
          <w:p w14:paraId="74D75A36" w14:textId="77777777" w:rsidR="00041680" w:rsidRDefault="00041680">
            <w:pPr>
              <w:spacing w:line="400" w:lineRule="exact"/>
              <w:jc w:val="center"/>
              <w:rPr>
                <w:rFonts w:ascii="SimSun" w:eastAsia="SimSun" w:hAnsi="SimSun" w:cs="SimSun"/>
                <w:sz w:val="24"/>
              </w:rPr>
            </w:pPr>
          </w:p>
        </w:tc>
        <w:tc>
          <w:tcPr>
            <w:tcW w:w="1732" w:type="dxa"/>
            <w:vAlign w:val="center"/>
          </w:tcPr>
          <w:p w14:paraId="04ACCD1F" w14:textId="77777777" w:rsidR="00041680" w:rsidRDefault="00041680">
            <w:pPr>
              <w:spacing w:line="400" w:lineRule="exact"/>
              <w:jc w:val="center"/>
              <w:rPr>
                <w:rFonts w:ascii="SimSun" w:eastAsia="SimSun" w:hAnsi="SimSun" w:cs="SimSun"/>
                <w:sz w:val="24"/>
              </w:rPr>
            </w:pPr>
          </w:p>
        </w:tc>
      </w:tr>
      <w:tr w:rsidR="00041680" w14:paraId="2D5747F0" w14:textId="77777777">
        <w:trPr>
          <w:trHeight w:val="740"/>
          <w:jc w:val="center"/>
        </w:trPr>
        <w:tc>
          <w:tcPr>
            <w:tcW w:w="1730" w:type="dxa"/>
            <w:vAlign w:val="center"/>
          </w:tcPr>
          <w:p w14:paraId="344A1FD1" w14:textId="77777777" w:rsidR="00041680" w:rsidRDefault="00041680">
            <w:pPr>
              <w:spacing w:line="400" w:lineRule="exact"/>
              <w:jc w:val="center"/>
              <w:rPr>
                <w:rFonts w:ascii="SimSun" w:eastAsia="SimSun" w:hAnsi="SimSun" w:cs="SimSun"/>
                <w:sz w:val="24"/>
              </w:rPr>
            </w:pPr>
          </w:p>
        </w:tc>
        <w:tc>
          <w:tcPr>
            <w:tcW w:w="1732" w:type="dxa"/>
            <w:vAlign w:val="center"/>
          </w:tcPr>
          <w:p w14:paraId="1AB36FAB" w14:textId="77777777" w:rsidR="00041680" w:rsidRDefault="00041680">
            <w:pPr>
              <w:spacing w:line="400" w:lineRule="exact"/>
              <w:jc w:val="center"/>
              <w:rPr>
                <w:rFonts w:ascii="SimSun" w:eastAsia="SimSun" w:hAnsi="SimSun" w:cs="SimSun"/>
                <w:sz w:val="24"/>
              </w:rPr>
            </w:pPr>
          </w:p>
        </w:tc>
        <w:tc>
          <w:tcPr>
            <w:tcW w:w="4345" w:type="dxa"/>
            <w:vAlign w:val="center"/>
          </w:tcPr>
          <w:p w14:paraId="70CFA552" w14:textId="77777777" w:rsidR="00041680" w:rsidRDefault="00041680">
            <w:pPr>
              <w:spacing w:line="400" w:lineRule="exact"/>
              <w:jc w:val="center"/>
              <w:rPr>
                <w:rFonts w:ascii="SimSun" w:eastAsia="SimSun" w:hAnsi="SimSun" w:cs="SimSun"/>
                <w:sz w:val="24"/>
              </w:rPr>
            </w:pPr>
          </w:p>
        </w:tc>
        <w:tc>
          <w:tcPr>
            <w:tcW w:w="1732" w:type="dxa"/>
            <w:vAlign w:val="center"/>
          </w:tcPr>
          <w:p w14:paraId="69062F73" w14:textId="77777777" w:rsidR="00041680" w:rsidRDefault="00041680">
            <w:pPr>
              <w:spacing w:line="400" w:lineRule="exact"/>
              <w:jc w:val="center"/>
              <w:rPr>
                <w:rFonts w:ascii="SimSun" w:eastAsia="SimSun" w:hAnsi="SimSun" w:cs="SimSun"/>
                <w:sz w:val="24"/>
              </w:rPr>
            </w:pPr>
          </w:p>
        </w:tc>
      </w:tr>
      <w:tr w:rsidR="00041680" w14:paraId="493DD62C" w14:textId="77777777">
        <w:trPr>
          <w:trHeight w:val="740"/>
          <w:jc w:val="center"/>
        </w:trPr>
        <w:tc>
          <w:tcPr>
            <w:tcW w:w="1730" w:type="dxa"/>
            <w:vAlign w:val="center"/>
          </w:tcPr>
          <w:p w14:paraId="086F9104" w14:textId="77777777" w:rsidR="00041680" w:rsidRDefault="00041680">
            <w:pPr>
              <w:spacing w:line="400" w:lineRule="exact"/>
              <w:jc w:val="center"/>
              <w:rPr>
                <w:rFonts w:ascii="SimSun" w:eastAsia="SimSun" w:hAnsi="SimSun" w:cs="SimSun"/>
                <w:sz w:val="24"/>
              </w:rPr>
            </w:pPr>
          </w:p>
        </w:tc>
        <w:tc>
          <w:tcPr>
            <w:tcW w:w="1732" w:type="dxa"/>
            <w:vAlign w:val="center"/>
          </w:tcPr>
          <w:p w14:paraId="3B1AFD3A" w14:textId="77777777" w:rsidR="00041680" w:rsidRDefault="00041680">
            <w:pPr>
              <w:spacing w:line="400" w:lineRule="exact"/>
              <w:jc w:val="center"/>
              <w:rPr>
                <w:rFonts w:ascii="SimSun" w:eastAsia="SimSun" w:hAnsi="SimSun" w:cs="SimSun"/>
                <w:sz w:val="24"/>
              </w:rPr>
            </w:pPr>
          </w:p>
        </w:tc>
        <w:tc>
          <w:tcPr>
            <w:tcW w:w="4345" w:type="dxa"/>
            <w:vAlign w:val="center"/>
          </w:tcPr>
          <w:p w14:paraId="15716B72" w14:textId="77777777" w:rsidR="00041680" w:rsidRDefault="00041680">
            <w:pPr>
              <w:spacing w:line="400" w:lineRule="exact"/>
              <w:jc w:val="center"/>
              <w:rPr>
                <w:rFonts w:ascii="SimSun" w:eastAsia="SimSun" w:hAnsi="SimSun" w:cs="SimSun"/>
                <w:sz w:val="24"/>
              </w:rPr>
            </w:pPr>
          </w:p>
        </w:tc>
        <w:tc>
          <w:tcPr>
            <w:tcW w:w="1732" w:type="dxa"/>
            <w:vAlign w:val="center"/>
          </w:tcPr>
          <w:p w14:paraId="3B33B1EE" w14:textId="77777777" w:rsidR="00041680" w:rsidRDefault="00041680">
            <w:pPr>
              <w:spacing w:line="400" w:lineRule="exact"/>
              <w:jc w:val="center"/>
              <w:rPr>
                <w:rFonts w:ascii="SimSun" w:eastAsia="SimSun" w:hAnsi="SimSun" w:cs="SimSun"/>
                <w:sz w:val="24"/>
              </w:rPr>
            </w:pPr>
          </w:p>
        </w:tc>
      </w:tr>
      <w:tr w:rsidR="00041680" w14:paraId="42984235" w14:textId="77777777">
        <w:trPr>
          <w:trHeight w:val="740"/>
          <w:jc w:val="center"/>
        </w:trPr>
        <w:tc>
          <w:tcPr>
            <w:tcW w:w="1730" w:type="dxa"/>
            <w:vAlign w:val="center"/>
          </w:tcPr>
          <w:p w14:paraId="644E203D" w14:textId="77777777" w:rsidR="00041680" w:rsidRDefault="00041680">
            <w:pPr>
              <w:spacing w:line="400" w:lineRule="exact"/>
              <w:jc w:val="center"/>
              <w:rPr>
                <w:rFonts w:ascii="SimSun" w:eastAsia="SimSun" w:hAnsi="SimSun" w:cs="SimSun"/>
                <w:sz w:val="24"/>
              </w:rPr>
            </w:pPr>
          </w:p>
        </w:tc>
        <w:tc>
          <w:tcPr>
            <w:tcW w:w="1732" w:type="dxa"/>
            <w:vAlign w:val="center"/>
          </w:tcPr>
          <w:p w14:paraId="24379E3A" w14:textId="77777777" w:rsidR="00041680" w:rsidRDefault="00041680">
            <w:pPr>
              <w:spacing w:line="400" w:lineRule="exact"/>
              <w:jc w:val="center"/>
              <w:rPr>
                <w:rFonts w:ascii="SimSun" w:eastAsia="SimSun" w:hAnsi="SimSun" w:cs="SimSun"/>
                <w:sz w:val="24"/>
              </w:rPr>
            </w:pPr>
          </w:p>
        </w:tc>
        <w:tc>
          <w:tcPr>
            <w:tcW w:w="4345" w:type="dxa"/>
            <w:vAlign w:val="center"/>
          </w:tcPr>
          <w:p w14:paraId="04BDD74A" w14:textId="77777777" w:rsidR="00041680" w:rsidRDefault="00041680">
            <w:pPr>
              <w:spacing w:line="400" w:lineRule="exact"/>
              <w:jc w:val="center"/>
              <w:rPr>
                <w:rFonts w:ascii="SimSun" w:eastAsia="SimSun" w:hAnsi="SimSun" w:cs="SimSun"/>
                <w:sz w:val="24"/>
              </w:rPr>
            </w:pPr>
          </w:p>
        </w:tc>
        <w:tc>
          <w:tcPr>
            <w:tcW w:w="1732" w:type="dxa"/>
            <w:vAlign w:val="center"/>
          </w:tcPr>
          <w:p w14:paraId="01F8D88D" w14:textId="77777777" w:rsidR="00041680" w:rsidRDefault="00041680">
            <w:pPr>
              <w:spacing w:line="400" w:lineRule="exact"/>
              <w:jc w:val="center"/>
              <w:rPr>
                <w:rFonts w:ascii="SimSun" w:eastAsia="SimSun" w:hAnsi="SimSun" w:cs="SimSun"/>
                <w:sz w:val="24"/>
              </w:rPr>
            </w:pPr>
          </w:p>
        </w:tc>
      </w:tr>
      <w:tr w:rsidR="00041680" w14:paraId="4DF2E203" w14:textId="77777777">
        <w:trPr>
          <w:trHeight w:val="740"/>
          <w:jc w:val="center"/>
        </w:trPr>
        <w:tc>
          <w:tcPr>
            <w:tcW w:w="1730" w:type="dxa"/>
            <w:vAlign w:val="center"/>
          </w:tcPr>
          <w:p w14:paraId="6630D2CE" w14:textId="77777777" w:rsidR="00041680" w:rsidRDefault="00041680">
            <w:pPr>
              <w:spacing w:line="400" w:lineRule="exact"/>
              <w:jc w:val="center"/>
              <w:rPr>
                <w:rFonts w:ascii="SimSun" w:eastAsia="SimSun" w:hAnsi="SimSun" w:cs="SimSun"/>
                <w:sz w:val="24"/>
              </w:rPr>
            </w:pPr>
          </w:p>
        </w:tc>
        <w:tc>
          <w:tcPr>
            <w:tcW w:w="1732" w:type="dxa"/>
            <w:vAlign w:val="center"/>
          </w:tcPr>
          <w:p w14:paraId="7A141AB9" w14:textId="77777777" w:rsidR="00041680" w:rsidRDefault="00041680">
            <w:pPr>
              <w:spacing w:line="400" w:lineRule="exact"/>
              <w:jc w:val="center"/>
              <w:rPr>
                <w:rFonts w:ascii="SimSun" w:eastAsia="SimSun" w:hAnsi="SimSun" w:cs="SimSun"/>
                <w:sz w:val="24"/>
              </w:rPr>
            </w:pPr>
          </w:p>
        </w:tc>
        <w:tc>
          <w:tcPr>
            <w:tcW w:w="4345" w:type="dxa"/>
            <w:vAlign w:val="center"/>
          </w:tcPr>
          <w:p w14:paraId="70522F01" w14:textId="77777777" w:rsidR="00041680" w:rsidRDefault="00041680">
            <w:pPr>
              <w:spacing w:line="400" w:lineRule="exact"/>
              <w:jc w:val="center"/>
              <w:rPr>
                <w:rFonts w:ascii="SimSun" w:eastAsia="SimSun" w:hAnsi="SimSun" w:cs="SimSun"/>
                <w:sz w:val="24"/>
              </w:rPr>
            </w:pPr>
          </w:p>
        </w:tc>
        <w:tc>
          <w:tcPr>
            <w:tcW w:w="1732" w:type="dxa"/>
            <w:vAlign w:val="center"/>
          </w:tcPr>
          <w:p w14:paraId="1BE226B0" w14:textId="77777777" w:rsidR="00041680" w:rsidRDefault="00041680">
            <w:pPr>
              <w:spacing w:line="400" w:lineRule="exact"/>
              <w:jc w:val="center"/>
              <w:rPr>
                <w:rFonts w:ascii="SimSun" w:eastAsia="SimSun" w:hAnsi="SimSun" w:cs="SimSun"/>
                <w:sz w:val="24"/>
              </w:rPr>
            </w:pPr>
          </w:p>
        </w:tc>
      </w:tr>
    </w:tbl>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96"/>
        <w:gridCol w:w="1224"/>
        <w:gridCol w:w="2880"/>
        <w:gridCol w:w="699"/>
        <w:gridCol w:w="1380"/>
        <w:gridCol w:w="2487"/>
      </w:tblGrid>
      <w:tr w:rsidR="00041680" w14:paraId="6CFA673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58CB1E1D"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lastRenderedPageBreak/>
              <w:t>ZS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34F33BA"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注塑</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0801D59"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注塑成型</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DF28A58"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ZR</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7CB2267C"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植绒</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597B5F0D"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植绒</w:t>
            </w:r>
          </w:p>
        </w:tc>
      </w:tr>
      <w:tr w:rsidR="00041680" w14:paraId="0E0B280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5D57701E"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7E750A88"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烫金印刷</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6B22093A"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烫金及印刷</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3C8DFCC"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从</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C3E53FA"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进料</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宣臻</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E286082"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接待处（宣真）</w:t>
            </w:r>
          </w:p>
        </w:tc>
      </w:tr>
      <w:tr w:rsidR="00041680" w14:paraId="33143E2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5D0B7559"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ZZ</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BA1CB40"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组装</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28FF09A7"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装配</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5B22165F"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九</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45C11806"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进料</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亦宣</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BC36C08"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Réception (Yi Xuan)</w:t>
            </w:r>
          </w:p>
        </w:tc>
      </w:tr>
      <w:tr w:rsidR="00041680" w14:paraId="6BEAD7EA"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2AA24B4C"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PT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2F2F5B42"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喷涂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46CCB2BE"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 xml:space="preserve">绘画者</w:t>
            </w:r>
            <w:r>
              <w:rPr>
                <w:rStyle w:val="lev"/>
                <w:rFonts w:ascii="Times New Roman" w:eastAsia="Segoe UI" w:hAnsi="Times New Roman" w:cs="Times New Roman"/>
                <w:b w:val="0"/>
                <w:color w:val="0F1115"/>
                <w:kern w:val="0"/>
                <w:szCs w:val="21"/>
                <w:lang w:bidi="ar"/>
              </w:rPr>
              <w:t>喷</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35F1EC9B"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伊杰</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D0EB806"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进料</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亦佳</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58B67D1E"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接待处（亿嘉）</w:t>
            </w:r>
          </w:p>
        </w:tc>
      </w:tr>
      <w:tr w:rsidR="00041680" w14:paraId="2467DBF7"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2B6A1B0E"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CY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209CA30F"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冲压</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3428280E"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冲压</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3955E02"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奥兹</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44419B1"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出货</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宣臻</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39A602A"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航运（宣真）</w:t>
            </w:r>
          </w:p>
        </w:tc>
      </w:tr>
      <w:tr w:rsidR="00041680" w14:paraId="04ED78A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3F6E48C1"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PG</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4E9EC88"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抛光</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D23DDC6"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抛光</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3FFA989"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牛</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2178D84"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出货</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亦宣</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5C9CC2E3"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远征（易轩）</w:t>
            </w:r>
          </w:p>
        </w:tc>
      </w:tr>
      <w:tr w:rsidR="00041680" w14:paraId="6C4B0C34" w14:textId="77777777">
        <w:trPr>
          <w:trHeight w:val="587"/>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253B5925"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玉华</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70D7A12D"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氧化</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B4F3928"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阳极氧化</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4950661C"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橙汁</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2C6A0AF4"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出货</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亦佳</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7B32F0C1"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航运（亿嘉）</w:t>
            </w:r>
          </w:p>
        </w:tc>
      </w:tr>
    </w:tbl>
    <w:tbl>
      <w:tblPr>
        <w:tblStyle w:val="Grilledutableau"/>
        <w:tblpPr w:leftFromText="180" w:rightFromText="180" w:vertAnchor="text" w:horzAnchor="page" w:tblpX="1411" w:tblpY="44"/>
        <w:tblOverlap w:val="never"/>
        <w:tblW w:w="0" w:type="auto"/>
        <w:tblLayout w:type="fixed"/>
        <w:tblLook w:val="04A0" w:firstRow="1" w:lastRow="0" w:firstColumn="1" w:lastColumn="0" w:noHBand="0" w:noVBand="1"/>
      </w:tblPr>
      <w:tblGrid>
        <w:gridCol w:w="637"/>
        <w:gridCol w:w="1250"/>
        <w:gridCol w:w="240"/>
        <w:gridCol w:w="1060"/>
        <w:gridCol w:w="1284"/>
        <w:gridCol w:w="240"/>
        <w:gridCol w:w="1064"/>
        <w:gridCol w:w="1477"/>
        <w:gridCol w:w="240"/>
        <w:gridCol w:w="565"/>
        <w:gridCol w:w="1513"/>
      </w:tblGrid>
      <w:tr w:rsidR="00041680" w14:paraId="50BE9768" w14:textId="77777777">
        <w:trPr>
          <w:trHeight w:val="361"/>
        </w:trPr>
        <w:tc>
          <w:tcPr>
            <w:tcW w:w="637" w:type="dxa"/>
          </w:tcPr>
          <w:p w14:paraId="77F0E3BB"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ZS</w:t>
            </w:r>
          </w:p>
        </w:tc>
        <w:tc>
          <w:tcPr>
            <w:tcW w:w="1250" w:type="dxa"/>
          </w:tcPr>
          <w:p w14:paraId="6F5D66E1"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注塑</w:t>
            </w:r>
          </w:p>
        </w:tc>
        <w:tc>
          <w:tcPr>
            <w:tcW w:w="240" w:type="dxa"/>
          </w:tcPr>
          <w:p w14:paraId="6D40BFF2" w14:textId="77777777" w:rsidR="00041680" w:rsidRDefault="00041680">
            <w:pPr>
              <w:spacing w:line="400" w:lineRule="exact"/>
              <w:jc w:val="center"/>
              <w:rPr>
                <w:rFonts w:ascii="SimSun" w:eastAsia="SimSun" w:hAnsi="SimSun" w:cs="SimSun"/>
                <w:sz w:val="24"/>
              </w:rPr>
            </w:pPr>
          </w:p>
        </w:tc>
        <w:tc>
          <w:tcPr>
            <w:tcW w:w="1060" w:type="dxa"/>
          </w:tcPr>
          <w:p w14:paraId="68108AA4"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CY</w:t>
            </w:r>
          </w:p>
        </w:tc>
        <w:tc>
          <w:tcPr>
            <w:tcW w:w="1284" w:type="dxa"/>
          </w:tcPr>
          <w:p w14:paraId="5DA3ACCA"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冲压</w:t>
            </w:r>
          </w:p>
        </w:tc>
        <w:tc>
          <w:tcPr>
            <w:tcW w:w="240" w:type="dxa"/>
          </w:tcPr>
          <w:p w14:paraId="6B289AD8" w14:textId="77777777" w:rsidR="00041680" w:rsidRDefault="00041680">
            <w:pPr>
              <w:spacing w:line="400" w:lineRule="exact"/>
              <w:jc w:val="center"/>
              <w:rPr>
                <w:rFonts w:ascii="SimSun" w:eastAsia="SimSun" w:hAnsi="SimSun" w:cs="SimSun"/>
                <w:sz w:val="24"/>
              </w:rPr>
            </w:pPr>
          </w:p>
        </w:tc>
        <w:tc>
          <w:tcPr>
            <w:tcW w:w="1064" w:type="dxa"/>
          </w:tcPr>
          <w:p w14:paraId="0FC94C07"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从</w:t>
            </w:r>
          </w:p>
        </w:tc>
        <w:tc>
          <w:tcPr>
            <w:tcW w:w="1477" w:type="dxa"/>
          </w:tcPr>
          <w:p w14:paraId="38767040"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进料</w:t>
            </w:r>
            <w:r>
              <w:rPr>
                <w:rFonts w:ascii="SimSun" w:eastAsia="SimSun" w:hAnsi="SimSun" w:cs="SimSun" w:hint="eastAsia"/>
                <w:sz w:val="24"/>
              </w:rPr>
              <w:t>（</w:t>
            </w:r>
            <w:r>
              <w:rPr>
                <w:rFonts w:ascii="SimSun" w:eastAsia="SimSun" w:hAnsi="SimSun" w:cs="SimSun" w:hint="eastAsia"/>
                <w:sz w:val="24"/>
              </w:rPr>
              <w:t>宣臻</w:t>
            </w:r>
            <w:r>
              <w:rPr>
                <w:rFonts w:ascii="SimSun" w:eastAsia="SimSun" w:hAnsi="SimSun" w:cs="SimSun" w:hint="eastAsia"/>
                <w:sz w:val="24"/>
              </w:rPr>
              <w:t>）</w:t>
            </w:r>
          </w:p>
        </w:tc>
        <w:tc>
          <w:tcPr>
            <w:tcW w:w="240" w:type="dxa"/>
          </w:tcPr>
          <w:p w14:paraId="32BD1A92" w14:textId="77777777" w:rsidR="00041680" w:rsidRDefault="00041680">
            <w:pPr>
              <w:spacing w:line="400" w:lineRule="exact"/>
              <w:jc w:val="center"/>
              <w:rPr>
                <w:rFonts w:ascii="SimSun" w:eastAsia="SimSun" w:hAnsi="SimSun" w:cs="SimSun"/>
                <w:sz w:val="24"/>
              </w:rPr>
            </w:pPr>
          </w:p>
        </w:tc>
        <w:tc>
          <w:tcPr>
            <w:tcW w:w="565" w:type="dxa"/>
          </w:tcPr>
          <w:p w14:paraId="1BB12C48"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牛</w:t>
            </w:r>
          </w:p>
        </w:tc>
        <w:tc>
          <w:tcPr>
            <w:tcW w:w="1513" w:type="dxa"/>
          </w:tcPr>
          <w:p w14:paraId="76FC8671"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出货</w:t>
            </w:r>
            <w:r>
              <w:rPr>
                <w:rFonts w:ascii="SimSun" w:eastAsia="SimSun" w:hAnsi="SimSun" w:cs="SimSun" w:hint="eastAsia"/>
                <w:sz w:val="24"/>
              </w:rPr>
              <w:t>（</w:t>
            </w:r>
            <w:r>
              <w:rPr>
                <w:rFonts w:ascii="SimSun" w:eastAsia="SimSun" w:hAnsi="SimSun" w:cs="SimSun" w:hint="eastAsia"/>
                <w:sz w:val="24"/>
              </w:rPr>
              <w:t>亦宣</w:t>
            </w:r>
            <w:r>
              <w:rPr>
                <w:rFonts w:ascii="SimSun" w:eastAsia="SimSun" w:hAnsi="SimSun" w:cs="SimSun" w:hint="eastAsia"/>
                <w:sz w:val="24"/>
              </w:rPr>
              <w:t>）</w:t>
            </w:r>
          </w:p>
        </w:tc>
      </w:tr>
      <w:tr w:rsidR="00041680" w14:paraId="2E668EF8" w14:textId="77777777">
        <w:trPr>
          <w:trHeight w:val="361"/>
        </w:trPr>
        <w:tc>
          <w:tcPr>
            <w:tcW w:w="637" w:type="dxa"/>
          </w:tcPr>
          <w:p w14:paraId="3AC36273"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ZR</w:t>
            </w:r>
          </w:p>
        </w:tc>
        <w:tc>
          <w:tcPr>
            <w:tcW w:w="1250" w:type="dxa"/>
          </w:tcPr>
          <w:p w14:paraId="74A49E4E"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植绒</w:t>
            </w:r>
          </w:p>
        </w:tc>
        <w:tc>
          <w:tcPr>
            <w:tcW w:w="240" w:type="dxa"/>
          </w:tcPr>
          <w:p w14:paraId="6A5A0FF1" w14:textId="77777777" w:rsidR="00041680" w:rsidRDefault="00041680">
            <w:pPr>
              <w:spacing w:line="400" w:lineRule="exact"/>
              <w:jc w:val="center"/>
              <w:rPr>
                <w:rFonts w:ascii="SimSun" w:eastAsia="SimSun" w:hAnsi="SimSun" w:cs="SimSun"/>
                <w:sz w:val="24"/>
              </w:rPr>
            </w:pPr>
          </w:p>
        </w:tc>
        <w:tc>
          <w:tcPr>
            <w:tcW w:w="1060" w:type="dxa"/>
          </w:tcPr>
          <w:p w14:paraId="1C228943"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ZZ</w:t>
            </w:r>
          </w:p>
        </w:tc>
        <w:tc>
          <w:tcPr>
            <w:tcW w:w="1284" w:type="dxa"/>
          </w:tcPr>
          <w:p w14:paraId="73F89AB7"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组装</w:t>
            </w:r>
          </w:p>
        </w:tc>
        <w:tc>
          <w:tcPr>
            <w:tcW w:w="240" w:type="dxa"/>
          </w:tcPr>
          <w:p w14:paraId="23545458" w14:textId="77777777" w:rsidR="00041680" w:rsidRDefault="00041680">
            <w:pPr>
              <w:spacing w:line="400" w:lineRule="exact"/>
              <w:jc w:val="center"/>
              <w:rPr>
                <w:rFonts w:ascii="SimSun" w:eastAsia="SimSun" w:hAnsi="SimSun" w:cs="SimSun"/>
                <w:sz w:val="24"/>
              </w:rPr>
            </w:pPr>
          </w:p>
        </w:tc>
        <w:tc>
          <w:tcPr>
            <w:tcW w:w="1064" w:type="dxa"/>
          </w:tcPr>
          <w:p w14:paraId="7534832A"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九</w:t>
            </w:r>
          </w:p>
        </w:tc>
        <w:tc>
          <w:tcPr>
            <w:tcW w:w="1477" w:type="dxa"/>
          </w:tcPr>
          <w:p w14:paraId="7A98E23B"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进料</w:t>
            </w:r>
            <w:r>
              <w:rPr>
                <w:rFonts w:ascii="SimSun" w:eastAsia="SimSun" w:hAnsi="SimSun" w:cs="SimSun" w:hint="eastAsia"/>
                <w:sz w:val="24"/>
              </w:rPr>
              <w:t>（</w:t>
            </w:r>
            <w:r>
              <w:rPr>
                <w:rFonts w:ascii="SimSun" w:eastAsia="SimSun" w:hAnsi="SimSun" w:cs="SimSun" w:hint="eastAsia"/>
                <w:sz w:val="24"/>
              </w:rPr>
              <w:t>亦宣</w:t>
            </w:r>
            <w:r>
              <w:rPr>
                <w:rFonts w:ascii="SimSun" w:eastAsia="SimSun" w:hAnsi="SimSun" w:cs="SimSun" w:hint="eastAsia"/>
                <w:sz w:val="24"/>
              </w:rPr>
              <w:t>）</w:t>
            </w:r>
          </w:p>
        </w:tc>
        <w:tc>
          <w:tcPr>
            <w:tcW w:w="240" w:type="dxa"/>
          </w:tcPr>
          <w:p w14:paraId="562BFAED" w14:textId="77777777" w:rsidR="00041680" w:rsidRDefault="00041680">
            <w:pPr>
              <w:spacing w:line="400" w:lineRule="exact"/>
              <w:jc w:val="center"/>
              <w:rPr>
                <w:rFonts w:ascii="SimSun" w:eastAsia="SimSun" w:hAnsi="SimSun" w:cs="SimSun"/>
                <w:sz w:val="24"/>
              </w:rPr>
            </w:pPr>
          </w:p>
        </w:tc>
        <w:tc>
          <w:tcPr>
            <w:tcW w:w="565" w:type="dxa"/>
          </w:tcPr>
          <w:p w14:paraId="70463BEC"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橙汁</w:t>
            </w:r>
          </w:p>
        </w:tc>
        <w:tc>
          <w:tcPr>
            <w:tcW w:w="1513" w:type="dxa"/>
          </w:tcPr>
          <w:p w14:paraId="5175C72B"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出货</w:t>
            </w:r>
            <w:r>
              <w:rPr>
                <w:rFonts w:ascii="SimSun" w:eastAsia="SimSun" w:hAnsi="SimSun" w:cs="SimSun" w:hint="eastAsia"/>
                <w:sz w:val="24"/>
              </w:rPr>
              <w:t>（</w:t>
            </w:r>
            <w:r>
              <w:rPr>
                <w:rFonts w:ascii="SimSun" w:eastAsia="SimSun" w:hAnsi="SimSun" w:cs="SimSun" w:hint="eastAsia"/>
                <w:sz w:val="24"/>
              </w:rPr>
              <w:t>亦佳</w:t>
            </w:r>
            <w:r>
              <w:rPr>
                <w:rFonts w:ascii="SimSun" w:eastAsia="SimSun" w:hAnsi="SimSun" w:cs="SimSun" w:hint="eastAsia"/>
                <w:sz w:val="24"/>
              </w:rPr>
              <w:t>）</w:t>
            </w:r>
          </w:p>
        </w:tc>
      </w:tr>
      <w:tr w:rsidR="00041680" w14:paraId="340551A9" w14:textId="77777777">
        <w:trPr>
          <w:trHeight w:val="361"/>
        </w:trPr>
        <w:tc>
          <w:tcPr>
            <w:tcW w:w="637" w:type="dxa"/>
          </w:tcPr>
          <w:p w14:paraId="2F878B79"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PT</w:t>
            </w:r>
          </w:p>
        </w:tc>
        <w:tc>
          <w:tcPr>
            <w:tcW w:w="1250" w:type="dxa"/>
          </w:tcPr>
          <w:p w14:paraId="7DFE7074"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喷涂</w:t>
            </w:r>
          </w:p>
        </w:tc>
        <w:tc>
          <w:tcPr>
            <w:tcW w:w="240" w:type="dxa"/>
          </w:tcPr>
          <w:p w14:paraId="252D07A1" w14:textId="77777777" w:rsidR="00041680" w:rsidRDefault="00041680">
            <w:pPr>
              <w:spacing w:line="400" w:lineRule="exact"/>
              <w:jc w:val="center"/>
              <w:rPr>
                <w:rFonts w:ascii="SimSun" w:eastAsia="SimSun" w:hAnsi="SimSun" w:cs="SimSun"/>
                <w:sz w:val="24"/>
              </w:rPr>
            </w:pPr>
          </w:p>
        </w:tc>
        <w:tc>
          <w:tcPr>
            <w:tcW w:w="1060" w:type="dxa"/>
          </w:tcPr>
          <w:p w14:paraId="4B8A7E22"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玉华</w:t>
            </w:r>
          </w:p>
        </w:tc>
        <w:tc>
          <w:tcPr>
            <w:tcW w:w="1284" w:type="dxa"/>
          </w:tcPr>
          <w:p w14:paraId="1B15C59B"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氧化</w:t>
            </w:r>
          </w:p>
        </w:tc>
        <w:tc>
          <w:tcPr>
            <w:tcW w:w="240" w:type="dxa"/>
          </w:tcPr>
          <w:p w14:paraId="2D4A8A53" w14:textId="77777777" w:rsidR="00041680" w:rsidRDefault="00041680">
            <w:pPr>
              <w:spacing w:line="400" w:lineRule="exact"/>
              <w:jc w:val="center"/>
              <w:rPr>
                <w:rFonts w:ascii="SimSun" w:eastAsia="SimSun" w:hAnsi="SimSun" w:cs="SimSun"/>
                <w:sz w:val="24"/>
              </w:rPr>
            </w:pPr>
          </w:p>
        </w:tc>
        <w:tc>
          <w:tcPr>
            <w:tcW w:w="1064" w:type="dxa"/>
          </w:tcPr>
          <w:p w14:paraId="1FA962C7"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伊杰</w:t>
            </w:r>
          </w:p>
        </w:tc>
        <w:tc>
          <w:tcPr>
            <w:tcW w:w="1477" w:type="dxa"/>
          </w:tcPr>
          <w:p w14:paraId="403F30DA"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进料</w:t>
            </w:r>
            <w:r>
              <w:rPr>
                <w:rFonts w:ascii="SimSun" w:eastAsia="SimSun" w:hAnsi="SimSun" w:cs="SimSun" w:hint="eastAsia"/>
                <w:sz w:val="24"/>
              </w:rPr>
              <w:t>（</w:t>
            </w:r>
            <w:r>
              <w:rPr>
                <w:rFonts w:ascii="SimSun" w:eastAsia="SimSun" w:hAnsi="SimSun" w:cs="SimSun" w:hint="eastAsia"/>
                <w:sz w:val="24"/>
              </w:rPr>
              <w:t>亦佳</w:t>
            </w:r>
            <w:r>
              <w:rPr>
                <w:rFonts w:ascii="SimSun" w:eastAsia="SimSun" w:hAnsi="SimSun" w:cs="SimSun" w:hint="eastAsia"/>
                <w:sz w:val="24"/>
              </w:rPr>
              <w:t>）</w:t>
            </w:r>
          </w:p>
        </w:tc>
        <w:tc>
          <w:tcPr>
            <w:tcW w:w="240" w:type="dxa"/>
          </w:tcPr>
          <w:p w14:paraId="5341FCC0" w14:textId="77777777" w:rsidR="00041680" w:rsidRDefault="00041680">
            <w:pPr>
              <w:spacing w:line="400" w:lineRule="exact"/>
              <w:jc w:val="center"/>
              <w:rPr>
                <w:rFonts w:ascii="SimSun" w:eastAsia="SimSun" w:hAnsi="SimSun" w:cs="SimSun"/>
                <w:sz w:val="24"/>
              </w:rPr>
            </w:pPr>
          </w:p>
        </w:tc>
        <w:tc>
          <w:tcPr>
            <w:tcW w:w="565" w:type="dxa"/>
          </w:tcPr>
          <w:p w14:paraId="258A3E9F" w14:textId="77777777" w:rsidR="00041680" w:rsidRDefault="00041680">
            <w:pPr>
              <w:spacing w:line="400" w:lineRule="exact"/>
              <w:jc w:val="center"/>
              <w:rPr>
                <w:rFonts w:ascii="SimSun" w:eastAsia="SimSun" w:hAnsi="SimSun" w:cs="SimSun"/>
                <w:sz w:val="24"/>
              </w:rPr>
            </w:pPr>
          </w:p>
        </w:tc>
        <w:tc>
          <w:tcPr>
            <w:tcW w:w="1513" w:type="dxa"/>
          </w:tcPr>
          <w:p w14:paraId="439130AE" w14:textId="77777777" w:rsidR="00041680" w:rsidRDefault="00041680">
            <w:pPr>
              <w:spacing w:line="400" w:lineRule="exact"/>
              <w:jc w:val="center"/>
              <w:rPr>
                <w:rFonts w:ascii="SimSun" w:eastAsia="SimSun" w:hAnsi="SimSun" w:cs="SimSun"/>
                <w:sz w:val="24"/>
              </w:rPr>
            </w:pPr>
          </w:p>
        </w:tc>
      </w:tr>
      <w:tr w:rsidR="00041680" w14:paraId="529C79E5" w14:textId="77777777">
        <w:trPr>
          <w:trHeight w:val="370"/>
        </w:trPr>
        <w:tc>
          <w:tcPr>
            <w:tcW w:w="637" w:type="dxa"/>
          </w:tcPr>
          <w:p w14:paraId="4B1AA10D"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泰</w:t>
            </w:r>
          </w:p>
        </w:tc>
        <w:tc>
          <w:tcPr>
            <w:tcW w:w="1250" w:type="dxa"/>
          </w:tcPr>
          <w:p w14:paraId="57A155B3"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烫金印刷</w:t>
            </w:r>
          </w:p>
        </w:tc>
        <w:tc>
          <w:tcPr>
            <w:tcW w:w="240" w:type="dxa"/>
          </w:tcPr>
          <w:p w14:paraId="63619608" w14:textId="77777777" w:rsidR="00041680" w:rsidRDefault="00041680">
            <w:pPr>
              <w:spacing w:line="400" w:lineRule="exact"/>
              <w:jc w:val="center"/>
              <w:rPr>
                <w:rFonts w:ascii="SimSun" w:eastAsia="SimSun" w:hAnsi="SimSun" w:cs="SimSun"/>
                <w:sz w:val="24"/>
              </w:rPr>
            </w:pPr>
          </w:p>
        </w:tc>
        <w:tc>
          <w:tcPr>
            <w:tcW w:w="1060" w:type="dxa"/>
          </w:tcPr>
          <w:p w14:paraId="31C5A13A"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PG</w:t>
            </w:r>
          </w:p>
        </w:tc>
        <w:tc>
          <w:tcPr>
            <w:tcW w:w="1284" w:type="dxa"/>
          </w:tcPr>
          <w:p w14:paraId="05C6EC44"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抛光</w:t>
            </w:r>
          </w:p>
        </w:tc>
        <w:tc>
          <w:tcPr>
            <w:tcW w:w="240" w:type="dxa"/>
          </w:tcPr>
          <w:p w14:paraId="3B62970A" w14:textId="77777777" w:rsidR="00041680" w:rsidRDefault="00041680">
            <w:pPr>
              <w:spacing w:line="400" w:lineRule="exact"/>
              <w:jc w:val="center"/>
              <w:rPr>
                <w:rFonts w:ascii="SimSun" w:eastAsia="SimSun" w:hAnsi="SimSun" w:cs="SimSun"/>
                <w:sz w:val="24"/>
              </w:rPr>
            </w:pPr>
          </w:p>
        </w:tc>
        <w:tc>
          <w:tcPr>
            <w:tcW w:w="1064" w:type="dxa"/>
          </w:tcPr>
          <w:p w14:paraId="50492629"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奥兹</w:t>
            </w:r>
          </w:p>
        </w:tc>
        <w:tc>
          <w:tcPr>
            <w:tcW w:w="1477" w:type="dxa"/>
          </w:tcPr>
          <w:p w14:paraId="2149D055"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出货</w:t>
            </w:r>
            <w:r>
              <w:rPr>
                <w:rFonts w:ascii="SimSun" w:eastAsia="SimSun" w:hAnsi="SimSun" w:cs="SimSun" w:hint="eastAsia"/>
                <w:sz w:val="24"/>
              </w:rPr>
              <w:t>（</w:t>
            </w:r>
            <w:r>
              <w:rPr>
                <w:rFonts w:ascii="SimSun" w:eastAsia="SimSun" w:hAnsi="SimSun" w:cs="SimSun" w:hint="eastAsia"/>
                <w:sz w:val="24"/>
              </w:rPr>
              <w:t>宣臻</w:t>
            </w:r>
            <w:r>
              <w:rPr>
                <w:rFonts w:ascii="SimSun" w:eastAsia="SimSun" w:hAnsi="SimSun" w:cs="SimSun" w:hint="eastAsia"/>
                <w:sz w:val="24"/>
              </w:rPr>
              <w:t>）</w:t>
            </w:r>
          </w:p>
        </w:tc>
        <w:tc>
          <w:tcPr>
            <w:tcW w:w="240" w:type="dxa"/>
          </w:tcPr>
          <w:p w14:paraId="27CA13C3" w14:textId="77777777" w:rsidR="00041680" w:rsidRDefault="00041680">
            <w:pPr>
              <w:spacing w:line="400" w:lineRule="exact"/>
              <w:jc w:val="center"/>
              <w:rPr>
                <w:rFonts w:ascii="SimSun" w:eastAsia="SimSun" w:hAnsi="SimSun" w:cs="SimSun"/>
                <w:sz w:val="24"/>
              </w:rPr>
            </w:pPr>
          </w:p>
        </w:tc>
        <w:tc>
          <w:tcPr>
            <w:tcW w:w="565" w:type="dxa"/>
          </w:tcPr>
          <w:p w14:paraId="0E64F33D" w14:textId="77777777" w:rsidR="00041680" w:rsidRDefault="00041680">
            <w:pPr>
              <w:spacing w:line="400" w:lineRule="exact"/>
              <w:jc w:val="center"/>
              <w:rPr>
                <w:rFonts w:ascii="SimSun" w:eastAsia="SimSun" w:hAnsi="SimSun" w:cs="SimSun"/>
                <w:sz w:val="24"/>
              </w:rPr>
            </w:pPr>
          </w:p>
        </w:tc>
        <w:tc>
          <w:tcPr>
            <w:tcW w:w="1513" w:type="dxa"/>
          </w:tcPr>
          <w:p w14:paraId="51D42501" w14:textId="77777777" w:rsidR="00041680" w:rsidRDefault="00041680">
            <w:pPr>
              <w:spacing w:line="400" w:lineRule="exact"/>
              <w:jc w:val="center"/>
              <w:rPr>
                <w:rFonts w:ascii="SimSun" w:eastAsia="SimSun" w:hAnsi="SimSun" w:cs="SimSun"/>
                <w:sz w:val="24"/>
              </w:rPr>
            </w:pPr>
          </w:p>
        </w:tc>
      </w:tr>
    </w:tbl>
    <w:sectPr w:rsidR="00041680">
      <w:pgSz w:w="11906" w:h="16838"/>
      <w:pgMar w:top="1020" w:right="1020" w:bottom="907" w:left="1020" w:header="851" w:footer="85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848A6" w14:textId="77777777" w:rsidR="00CB7BF4" w:rsidRDefault="00CB7BF4">
      <w:r>
        <w:separator/>
      </w:r>
    </w:p>
  </w:endnote>
  <w:endnote w:type="continuationSeparator" w:id="0">
    <w:p w14:paraId="3F680A4F" w14:textId="77777777" w:rsidR="00CB7BF4" w:rsidRDefault="00CB7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文鼎细仿宋繁">
    <w:altName w:val="宋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auto"/>
    <w:pitch w:val="default"/>
    <w:sig w:usb0="00000000" w:usb1="0000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1918D" w14:textId="77777777" w:rsidR="00CB7BF4" w:rsidRDefault="00CB7BF4">
      <w:r>
        <w:separator/>
      </w:r>
    </w:p>
  </w:footnote>
  <w:footnote w:type="continuationSeparator" w:id="0">
    <w:p w14:paraId="1FB0A3E6" w14:textId="77777777" w:rsidR="00CB7BF4" w:rsidRDefault="00CB7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118" w:tblpY="868"/>
      <w:tblOverlap w:val="neve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8"/>
      <w:gridCol w:w="4002"/>
      <w:gridCol w:w="2835"/>
    </w:tblGrid>
    <w:tr w:rsidR="00041680" w14:paraId="48B11C03" w14:textId="77777777">
      <w:trPr>
        <w:cantSplit/>
        <w:trHeight w:hRule="exact" w:val="1417"/>
      </w:trPr>
      <w:tc>
        <w:tcPr>
          <w:tcW w:w="3038" w:type="dxa"/>
          <w:tcBorders>
            <w:top w:val="threeDEmboss" w:sz="6" w:space="0" w:color="auto"/>
            <w:left w:val="threeDEmboss" w:sz="6" w:space="0" w:color="auto"/>
            <w:bottom w:val="threeDEmboss" w:sz="6" w:space="0" w:color="auto"/>
            <w:right w:val="threeDEmboss" w:sz="6" w:space="0" w:color="auto"/>
          </w:tcBorders>
          <w:vAlign w:val="center"/>
        </w:tcPr>
        <w:p w14:paraId="2D539266" w14:textId="6D5302CD" w:rsidR="00041680" w:rsidRDefault="00641F64">
          <w:pPr>
            <w:pStyle w:val="Retraitnormal"/>
            <w:ind w:firstLine="0"/>
            <w:jc w:val="center"/>
            <w:rPr>
              <w:rFonts w:ascii="SimSun" w:eastAsia="SimSun" w:hAnsi="SimSun" w:cs="SimSun"/>
            </w:rPr>
          </w:pPr>
          <w:r>
            <w:rPr>
              <w:noProof/>
              <w:color w:val="595959"/>
            </w:rPr>
            <w:drawing>
              <wp:inline distT="0" distB="0" distL="0" distR="0" wp14:anchorId="5062F9BF" wp14:editId="377DB9F0">
                <wp:extent cx="1760855" cy="382270"/>
                <wp:effectExtent l="0" t="0" r="10795" b="177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60855" cy="382270"/>
                        </a:xfrm>
                        <a:prstGeom prst="rect">
                          <a:avLst/>
                        </a:prstGeom>
                        <a:noFill/>
                        <a:ln>
                          <a:noFill/>
                        </a:ln>
                      </pic:spPr>
                    </pic:pic>
                  </a:graphicData>
                </a:graphic>
              </wp:inline>
            </w:drawing>
          </w:r>
        </w:p>
      </w:tc>
      <w:tc>
        <w:tcPr>
          <w:tcW w:w="4002" w:type="dxa"/>
          <w:tcBorders>
            <w:top w:val="threeDEmboss" w:sz="6" w:space="0" w:color="auto"/>
            <w:left w:val="nil"/>
            <w:bottom w:val="threeDEmboss" w:sz="6" w:space="0" w:color="auto"/>
            <w:right w:val="threeDEmboss" w:sz="6" w:space="0" w:color="auto"/>
          </w:tcBorders>
          <w:vAlign w:val="center"/>
        </w:tcPr>
        <w:p w14:paraId="7A241B6F" w14:textId="5D9BDFA8" w:rsidR="00041680" w:rsidRPr="00641F64" w:rsidRDefault="00641F64">
          <w:pPr>
            <w:jc w:val="center"/>
            <w:rPr>
              <w:rFonts w:ascii="Times New Roman" w:hAnsi="Times New Roman" w:cs="Times New Roman"/>
              <w:b/>
              <w:lang w:val="fr-FR"/>
            </w:rPr>
          </w:pPr>
          <w:r w:rsidRPr="00641F64">
            <w:rPr>
              <w:rFonts w:cs="Times New Roman"/>
              <w:b/>
              <w:sz w:val="32"/>
              <w:szCs w:val="32"/>
              <w:lang w:val="fr-FR"/>
            </w:rPr>
            <w:t>过程检验操作规范</w:t>
          </w:r>
        </w:p>
      </w:tc>
      <w:tc>
        <w:tcPr>
          <w:tcW w:w="2835" w:type="dxa"/>
          <w:tcBorders>
            <w:top w:val="threeDEmboss" w:sz="6" w:space="0" w:color="auto"/>
            <w:left w:val="nil"/>
            <w:bottom w:val="threeDEmboss" w:sz="6" w:space="0" w:color="auto"/>
            <w:right w:val="threeDEmboss" w:sz="6" w:space="0" w:color="auto"/>
          </w:tcBorders>
          <w:vAlign w:val="center"/>
        </w:tcPr>
        <w:p w14:paraId="563D5CFF" w14:textId="1B5DDDB4" w:rsidR="00041680" w:rsidRDefault="00CB7BF4">
          <w:pPr>
            <w:spacing w:line="300" w:lineRule="exact"/>
            <w:rPr>
              <w:rFonts w:ascii="Times New Roman" w:eastAsia="SimSun" w:hAnsi="Times New Roman" w:cs="Times New Roman"/>
              <w:b/>
              <w:sz w:val="16"/>
              <w:szCs w:val="16"/>
            </w:rPr>
          </w:pPr>
          <w:r>
            <w:rPr>
              <w:rFonts w:ascii="Times New Roman" w:eastAsia="SimSun" w:hAnsi="Times New Roman" w:cs="Times New Roman"/>
              <w:b/>
              <w:sz w:val="16"/>
              <w:szCs w:val="16"/>
            </w:rPr>
            <w:t>D</w:t>
          </w:r>
          <w:r>
            <w:rPr>
              <w:rFonts w:ascii="Times New Roman" w:eastAsia="SimSun" w:hAnsi="Times New Roman" w:cs="Times New Roman"/>
              <w:b/>
              <w:sz w:val="16"/>
              <w:szCs w:val="16"/>
            </w:rPr>
            <w:t>奥克</w:t>
          </w:r>
          <w:r>
            <w:rPr>
              <w:rFonts w:ascii="Times New Roman" w:eastAsia="SimSun" w:hAnsi="Times New Roman" w:cs="Times New Roman"/>
              <w:b/>
              <w:sz w:val="16"/>
              <w:szCs w:val="16"/>
            </w:rPr>
            <w:t xml:space="preserve">氮</w:t>
          </w:r>
          <w:r>
            <w:rPr>
              <w:rFonts w:ascii="Times New Roman" w:eastAsia="SimSun" w:hAnsi="Times New Roman" w:cs="Times New Roman"/>
              <w:b/>
              <w:sz w:val="16"/>
              <w:szCs w:val="16"/>
            </w:rPr>
            <w:t>o。</w:t>
          </w:r>
          <w:r>
            <w:rPr>
              <w:rFonts w:ascii="Times New Roman" w:eastAsia="SimSun" w:hAnsi="Times New Roman" w:cs="Times New Roman"/>
              <w:b/>
              <w:sz w:val="16"/>
              <w:szCs w:val="16"/>
            </w:rPr>
            <w:t>：</w:t>
          </w:r>
          <w:r>
            <w:rPr>
              <w:rFonts w:ascii="Times New Roman" w:eastAsia="SimSun" w:hAnsi="Times New Roman" w:cs="Times New Roman"/>
              <w:b/>
              <w:sz w:val="16"/>
              <w:szCs w:val="16"/>
            </w:rPr>
            <w:t>MYC</w:t>
          </w:r>
          <w:r w:rsidR="00641F64">
            <w:rPr>
              <w:rFonts w:ascii="Times New Roman" w:eastAsia="SimSun" w:hAnsi="Times New Roman" w:cs="Times New Roman"/>
              <w:b/>
              <w:sz w:val="16"/>
              <w:szCs w:val="16"/>
            </w:rPr>
            <w:t>总氮</w:t>
          </w:r>
          <w:r>
            <w:rPr>
              <w:rFonts w:ascii="Times New Roman" w:eastAsia="SimSun" w:hAnsi="Times New Roman" w:cs="Times New Roman"/>
              <w:b/>
              <w:sz w:val="16"/>
              <w:szCs w:val="16"/>
            </w:rPr>
            <w:t>-</w:t>
          </w:r>
          <w:r>
            <w:rPr>
              <w:rFonts w:ascii="Times New Roman" w:eastAsia="SimSun" w:hAnsi="Times New Roman" w:cs="Times New Roman" w:hint="eastAsia"/>
              <w:b/>
              <w:sz w:val="16"/>
              <w:szCs w:val="16"/>
            </w:rPr>
            <w:t>威斯康辛</w:t>
          </w:r>
          <w:r>
            <w:rPr>
              <w:rFonts w:ascii="Times New Roman" w:eastAsia="SimSun" w:hAnsi="Times New Roman" w:cs="Times New Roman"/>
              <w:b/>
              <w:sz w:val="16"/>
              <w:szCs w:val="16"/>
            </w:rPr>
            <w:t>-Q</w:t>
          </w:r>
          <w:r>
            <w:rPr>
              <w:rFonts w:ascii="Times New Roman" w:eastAsia="SimSun" w:hAnsi="Times New Roman" w:cs="Times New Roman" w:hint="eastAsia"/>
              <w:b/>
              <w:sz w:val="16"/>
              <w:szCs w:val="16"/>
            </w:rPr>
            <w:t>D</w:t>
          </w:r>
          <w:r>
            <w:rPr>
              <w:rFonts w:ascii="Times New Roman" w:eastAsia="SimSun" w:hAnsi="Times New Roman" w:cs="Times New Roman"/>
              <w:b/>
              <w:sz w:val="16"/>
              <w:szCs w:val="16"/>
            </w:rPr>
            <w:t>-0</w:t>
          </w:r>
          <w:r>
            <w:rPr>
              <w:rFonts w:ascii="Times New Roman" w:eastAsia="SimSun" w:hAnsi="Times New Roman" w:cs="Times New Roman" w:hint="eastAsia"/>
              <w:b/>
              <w:sz w:val="16"/>
              <w:szCs w:val="16"/>
            </w:rPr>
            <w:t>03</w:t>
          </w:r>
        </w:p>
        <w:p w14:paraId="0B257D3B" w14:textId="5066A7B1" w:rsidR="00041680" w:rsidRDefault="00CB7BF4">
          <w:pPr>
            <w:spacing w:line="300" w:lineRule="exact"/>
            <w:rPr>
              <w:rFonts w:ascii="Times New Roman" w:eastAsia="SimSun" w:hAnsi="Times New Roman" w:cs="Times New Roman"/>
              <w:b/>
              <w:sz w:val="16"/>
              <w:szCs w:val="16"/>
            </w:rPr>
          </w:pPr>
          <w:r>
            <w:rPr>
              <w:rFonts w:ascii="Times New Roman" w:eastAsia="SimSun" w:hAnsi="Times New Roman" w:cs="Times New Roman" w:hint="eastAsia"/>
              <w:b/>
              <w:sz w:val="16"/>
              <w:szCs w:val="16"/>
            </w:rPr>
            <w:t>版</w:t>
          </w:r>
          <w:r>
            <w:rPr>
              <w:rFonts w:ascii="Times New Roman" w:eastAsia="SimSun" w:hAnsi="Times New Roman" w:cs="Times New Roman"/>
              <w:b/>
              <w:sz w:val="16"/>
              <w:szCs w:val="16"/>
            </w:rPr>
            <w:t>：</w:t>
          </w:r>
          <w:r w:rsidR="00641F64">
            <w:rPr>
              <w:rFonts w:ascii="Times New Roman" w:eastAsia="SimSun" w:hAnsi="Times New Roman" w:cs="Times New Roman"/>
              <w:b/>
              <w:sz w:val="16"/>
              <w:szCs w:val="16"/>
            </w:rPr>
            <w:t>V0</w:t>
          </w:r>
        </w:p>
        <w:p w14:paraId="3841E4B3" w14:textId="0A2A7A82" w:rsidR="00041680" w:rsidRDefault="00CB7BF4">
          <w:pPr>
            <w:spacing w:line="300" w:lineRule="exact"/>
            <w:rPr>
              <w:rFonts w:ascii="Times New Roman" w:eastAsia="SimSun" w:hAnsi="Times New Roman" w:cs="Times New Roman"/>
              <w:b/>
              <w:sz w:val="16"/>
              <w:szCs w:val="16"/>
            </w:rPr>
          </w:pPr>
          <w:r>
            <w:rPr>
              <w:rFonts w:ascii="Times New Roman" w:eastAsia="SimSun" w:hAnsi="Times New Roman" w:cs="Times New Roman"/>
              <w:b/>
              <w:sz w:val="16"/>
              <w:szCs w:val="16"/>
            </w:rPr>
            <w:t>我</w:t>
          </w:r>
          <w:r>
            <w:rPr>
              <w:rFonts w:ascii="Times New Roman" w:eastAsia="SimSun" w:hAnsi="Times New Roman" w:cs="Times New Roman"/>
              <w:b/>
              <w:sz w:val="16"/>
              <w:szCs w:val="16"/>
            </w:rPr>
            <w:t>苏</w:t>
          </w:r>
          <w:r>
            <w:rPr>
              <w:rFonts w:ascii="Times New Roman" w:eastAsia="SimSun" w:hAnsi="Times New Roman" w:cs="Times New Roman"/>
              <w:b/>
              <w:sz w:val="16"/>
              <w:szCs w:val="16"/>
            </w:rPr>
            <w:t xml:space="preserve">D</w:t>
          </w:r>
          <w:r>
            <w:rPr>
              <w:rFonts w:ascii="Times New Roman" w:eastAsia="SimSun" w:hAnsi="Times New Roman" w:cs="Times New Roman"/>
              <w:b/>
              <w:sz w:val="16"/>
              <w:szCs w:val="16"/>
            </w:rPr>
            <w:t>吃</w:t>
          </w:r>
          <w:r>
            <w:rPr>
              <w:rFonts w:ascii="Times New Roman" w:eastAsia="SimSun" w:hAnsi="Times New Roman" w:cs="Times New Roman"/>
              <w:b/>
              <w:sz w:val="16"/>
              <w:szCs w:val="16"/>
            </w:rPr>
            <w:t>：</w:t>
          </w:r>
          <w:r w:rsidR="00641F64">
            <w:rPr>
              <w:rFonts w:ascii="Times New Roman" w:eastAsia="SimSun" w:hAnsi="Times New Roman" w:cs="Times New Roman"/>
              <w:b/>
              <w:sz w:val="16"/>
              <w:szCs w:val="16"/>
            </w:rPr>
            <w:t>26/04/2026</w:t>
          </w:r>
        </w:p>
        <w:p w14:paraId="52EF7D92" w14:textId="1AAA8D98" w:rsidR="00041680" w:rsidRDefault="00041680">
          <w:pPr>
            <w:spacing w:line="300" w:lineRule="exact"/>
            <w:rPr>
              <w:rFonts w:ascii="Times New Roman" w:hAnsi="Times New Roman" w:cs="Times New Roman"/>
              <w:b/>
              <w:sz w:val="15"/>
            </w:rPr>
          </w:pPr>
        </w:p>
      </w:tc>
    </w:tr>
  </w:tbl>
  <w:p w14:paraId="4D8C6DFD" w14:textId="77777777" w:rsidR="00041680" w:rsidRDefault="0004168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FAD441"/>
    <w:multiLevelType w:val="multilevel"/>
    <w:tmpl w:val="6CFAD441"/>
    <w:lvl w:ilvl="0">
      <w:start w:val="1"/>
      <w:numFmt w:val="decimal"/>
      <w:suff w:val="space"/>
      <w:lvlText w:val="%1."/>
      <w:lvlJc w:val="left"/>
      <w:pPr>
        <w:ind w:left="425" w:hanging="425"/>
      </w:pPr>
      <w:rPr>
        <w:rFonts w:hint="default"/>
        <w:b/>
        <w:bCs/>
        <w:i w:val="0"/>
        <w:sz w:val="24"/>
        <w:szCs w:val="24"/>
      </w:rPr>
    </w:lvl>
    <w:lvl w:ilvl="1">
      <w:start w:val="1"/>
      <w:numFmt w:val="decimal"/>
      <w:suff w:val="space"/>
      <w:lvlText w:val="%1.%2"/>
      <w:lvlJc w:val="left"/>
      <w:pPr>
        <w:ind w:left="551" w:hanging="341"/>
      </w:pPr>
      <w:rPr>
        <w:rFonts w:hint="eastAsia"/>
        <w:b w:val="0"/>
        <w:i w:val="0"/>
      </w:rPr>
    </w:lvl>
    <w:lvl w:ilvl="2">
      <w:start w:val="1"/>
      <w:numFmt w:val="decimal"/>
      <w:suff w:val="space"/>
      <w:lvlText w:val="%1.%2.%3"/>
      <w:lvlJc w:val="left"/>
      <w:pPr>
        <w:ind w:left="1101" w:hanging="681"/>
      </w:pPr>
      <w:rPr>
        <w:rFonts w:hint="eastAsia"/>
        <w:b w:val="0"/>
        <w:i w:val="0"/>
      </w:rPr>
    </w:lvl>
    <w:lvl w:ilvl="3">
      <w:start w:val="1"/>
      <w:numFmt w:val="upperLetter"/>
      <w:suff w:val="space"/>
      <w:lvlText w:val="%4"/>
      <w:lvlJc w:val="left"/>
      <w:pPr>
        <w:ind w:left="1010" w:hanging="170"/>
      </w:pPr>
      <w:rPr>
        <w:rFonts w:hint="eastAsia"/>
        <w:b w:val="0"/>
        <w:i w:val="0"/>
      </w:rPr>
    </w:lvl>
    <w:lvl w:ilvl="4">
      <w:start w:val="1"/>
      <w:numFmt w:val="decimal"/>
      <w:suff w:val="space"/>
      <w:lvlText w:val="%5"/>
      <w:lvlJc w:val="left"/>
      <w:pPr>
        <w:ind w:left="1277" w:hanging="227"/>
      </w:pPr>
      <w:rPr>
        <w:rFonts w:hint="eastAsia"/>
        <w:b w:val="0"/>
        <w:i w:val="0"/>
        <w:color w:val="000000"/>
      </w:rPr>
    </w:lvl>
    <w:lvl w:ilvl="5">
      <w:start w:val="1"/>
      <w:numFmt w:val="lowerLetter"/>
      <w:lvlText w:val="%6"/>
      <w:lvlJc w:val="left"/>
      <w:pPr>
        <w:tabs>
          <w:tab w:val="left" w:pos="2381"/>
        </w:tabs>
        <w:ind w:left="1686" w:hanging="426"/>
      </w:pPr>
      <w:rPr>
        <w:rFonts w:hint="eastAsia"/>
        <w:b w:val="0"/>
        <w:i w:val="0"/>
        <w:color w:val="000000"/>
      </w:rPr>
    </w:lvl>
    <w:lvl w:ilvl="6">
      <w:start w:val="1"/>
      <w:numFmt w:val="lowerRoman"/>
      <w:lvlText w:val="%7"/>
      <w:lvlJc w:val="left"/>
      <w:pPr>
        <w:tabs>
          <w:tab w:val="left" w:pos="2835"/>
        </w:tabs>
        <w:ind w:left="2835" w:hanging="284"/>
      </w:pPr>
      <w:rPr>
        <w:rFonts w:hint="eastAsia"/>
        <w:b w:val="0"/>
        <w:i w:val="0"/>
        <w:color w:val="000000"/>
        <w:u w:val="none"/>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num w:numId="1" w16cid:durableId="69588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Y0NDI1MWYxYmFhMTZlMjExYzNhMDQxYTg1N2I2YjEifQ=="/>
    <w:docVar w:name="KSO_WPS_MARK_KEY" w:val="2d6f1c71-c1db-41b1-8019-e73244d8a8f2"/>
  </w:docVars>
  <w:rsids>
    <w:rsidRoot w:val="07213B7F"/>
    <w:rsid w:val="00041680"/>
    <w:rsid w:val="002B77AA"/>
    <w:rsid w:val="00641F64"/>
    <w:rsid w:val="00CB7BF4"/>
    <w:rsid w:val="00E21FFD"/>
    <w:rsid w:val="011668E8"/>
    <w:rsid w:val="01F40F97"/>
    <w:rsid w:val="02152903"/>
    <w:rsid w:val="02614AEE"/>
    <w:rsid w:val="02F8416A"/>
    <w:rsid w:val="04336772"/>
    <w:rsid w:val="043E5F2F"/>
    <w:rsid w:val="04510922"/>
    <w:rsid w:val="05456EA5"/>
    <w:rsid w:val="058A59DC"/>
    <w:rsid w:val="05F20F13"/>
    <w:rsid w:val="063E55F4"/>
    <w:rsid w:val="065B5477"/>
    <w:rsid w:val="06F607A0"/>
    <w:rsid w:val="07213B7F"/>
    <w:rsid w:val="079C0106"/>
    <w:rsid w:val="07FA342C"/>
    <w:rsid w:val="08323F03"/>
    <w:rsid w:val="084E23D6"/>
    <w:rsid w:val="08624EAC"/>
    <w:rsid w:val="093368E1"/>
    <w:rsid w:val="09534F5C"/>
    <w:rsid w:val="0A4F08F3"/>
    <w:rsid w:val="0A8B7A81"/>
    <w:rsid w:val="0AFF2B14"/>
    <w:rsid w:val="0BDC343D"/>
    <w:rsid w:val="0C197539"/>
    <w:rsid w:val="0E8141B9"/>
    <w:rsid w:val="0F05272A"/>
    <w:rsid w:val="0F130A51"/>
    <w:rsid w:val="0F655282"/>
    <w:rsid w:val="104B46B9"/>
    <w:rsid w:val="105772C0"/>
    <w:rsid w:val="109D70D2"/>
    <w:rsid w:val="10E84498"/>
    <w:rsid w:val="116577BB"/>
    <w:rsid w:val="11CD2D4F"/>
    <w:rsid w:val="11DA6DC2"/>
    <w:rsid w:val="11E3678F"/>
    <w:rsid w:val="1202500A"/>
    <w:rsid w:val="124C071C"/>
    <w:rsid w:val="126D5D12"/>
    <w:rsid w:val="12E52349"/>
    <w:rsid w:val="14A67B88"/>
    <w:rsid w:val="169528F0"/>
    <w:rsid w:val="16A16DEE"/>
    <w:rsid w:val="17C5175C"/>
    <w:rsid w:val="18151BFD"/>
    <w:rsid w:val="182A5A0D"/>
    <w:rsid w:val="18577845"/>
    <w:rsid w:val="186A07EB"/>
    <w:rsid w:val="18C262FB"/>
    <w:rsid w:val="19C851FE"/>
    <w:rsid w:val="19DC4392"/>
    <w:rsid w:val="1A6D0A78"/>
    <w:rsid w:val="1B040045"/>
    <w:rsid w:val="1B1D458D"/>
    <w:rsid w:val="1B5012D4"/>
    <w:rsid w:val="1C073A16"/>
    <w:rsid w:val="1C2E2D6F"/>
    <w:rsid w:val="1C486579"/>
    <w:rsid w:val="1CB82E26"/>
    <w:rsid w:val="1D3B6E19"/>
    <w:rsid w:val="1D5639C1"/>
    <w:rsid w:val="1DF10295"/>
    <w:rsid w:val="1E0A097F"/>
    <w:rsid w:val="1F1C3BAF"/>
    <w:rsid w:val="1F1E4577"/>
    <w:rsid w:val="1F6840BB"/>
    <w:rsid w:val="20657105"/>
    <w:rsid w:val="2065795F"/>
    <w:rsid w:val="207A7FDB"/>
    <w:rsid w:val="208E6B45"/>
    <w:rsid w:val="21CD1A96"/>
    <w:rsid w:val="231E00DC"/>
    <w:rsid w:val="23264FFC"/>
    <w:rsid w:val="23682D67"/>
    <w:rsid w:val="23FF584D"/>
    <w:rsid w:val="24431BDE"/>
    <w:rsid w:val="2455177F"/>
    <w:rsid w:val="253A24BC"/>
    <w:rsid w:val="25D47A55"/>
    <w:rsid w:val="26761791"/>
    <w:rsid w:val="26B71E02"/>
    <w:rsid w:val="273A4431"/>
    <w:rsid w:val="275379F5"/>
    <w:rsid w:val="280726EC"/>
    <w:rsid w:val="28CC03F4"/>
    <w:rsid w:val="28D50C8B"/>
    <w:rsid w:val="28DE75C5"/>
    <w:rsid w:val="29092514"/>
    <w:rsid w:val="291A2929"/>
    <w:rsid w:val="29315A36"/>
    <w:rsid w:val="2A4C6CFC"/>
    <w:rsid w:val="2A7F3E88"/>
    <w:rsid w:val="2AF7727E"/>
    <w:rsid w:val="2B256FD7"/>
    <w:rsid w:val="2B4C1CD4"/>
    <w:rsid w:val="2C1E5307"/>
    <w:rsid w:val="2C8F5C4B"/>
    <w:rsid w:val="2CA02D7C"/>
    <w:rsid w:val="2D4D587B"/>
    <w:rsid w:val="2D652A16"/>
    <w:rsid w:val="2DB46DB7"/>
    <w:rsid w:val="2DE53247"/>
    <w:rsid w:val="2DF120A2"/>
    <w:rsid w:val="2E3C71ED"/>
    <w:rsid w:val="2E4531B0"/>
    <w:rsid w:val="2E94420C"/>
    <w:rsid w:val="2F4B4CA0"/>
    <w:rsid w:val="30F92C11"/>
    <w:rsid w:val="32A3397A"/>
    <w:rsid w:val="339768B3"/>
    <w:rsid w:val="33BE302F"/>
    <w:rsid w:val="340C7E8F"/>
    <w:rsid w:val="341A4C93"/>
    <w:rsid w:val="347C2AFF"/>
    <w:rsid w:val="34EC237C"/>
    <w:rsid w:val="35DE0022"/>
    <w:rsid w:val="36213A65"/>
    <w:rsid w:val="365F5A93"/>
    <w:rsid w:val="37161CE8"/>
    <w:rsid w:val="37397FA0"/>
    <w:rsid w:val="37CD0CC8"/>
    <w:rsid w:val="39136C3C"/>
    <w:rsid w:val="3941225B"/>
    <w:rsid w:val="395B1325"/>
    <w:rsid w:val="3A2B468D"/>
    <w:rsid w:val="3A843E82"/>
    <w:rsid w:val="3AC0590C"/>
    <w:rsid w:val="3B5C63A8"/>
    <w:rsid w:val="3BC82DE4"/>
    <w:rsid w:val="3C3E4701"/>
    <w:rsid w:val="3C7D05BB"/>
    <w:rsid w:val="3CBC6E31"/>
    <w:rsid w:val="3D6A3FDF"/>
    <w:rsid w:val="3DE5602A"/>
    <w:rsid w:val="3E6B3DB3"/>
    <w:rsid w:val="3F2A00C6"/>
    <w:rsid w:val="3FD14A73"/>
    <w:rsid w:val="41EF583C"/>
    <w:rsid w:val="42217FC6"/>
    <w:rsid w:val="427D66D0"/>
    <w:rsid w:val="42AB47E8"/>
    <w:rsid w:val="42C71F80"/>
    <w:rsid w:val="430729DB"/>
    <w:rsid w:val="43601D78"/>
    <w:rsid w:val="43785521"/>
    <w:rsid w:val="43D0406E"/>
    <w:rsid w:val="44472BCC"/>
    <w:rsid w:val="44941C56"/>
    <w:rsid w:val="456926CF"/>
    <w:rsid w:val="45F56C78"/>
    <w:rsid w:val="46A002DC"/>
    <w:rsid w:val="46C23BEB"/>
    <w:rsid w:val="46C87FF5"/>
    <w:rsid w:val="46EF103D"/>
    <w:rsid w:val="47157EE9"/>
    <w:rsid w:val="475B7C24"/>
    <w:rsid w:val="47CB72B4"/>
    <w:rsid w:val="48607A87"/>
    <w:rsid w:val="488E1DA2"/>
    <w:rsid w:val="48C46E8F"/>
    <w:rsid w:val="48E51FD0"/>
    <w:rsid w:val="48E534F7"/>
    <w:rsid w:val="4A44405C"/>
    <w:rsid w:val="4A9541A0"/>
    <w:rsid w:val="4AC93A45"/>
    <w:rsid w:val="4AD31B4F"/>
    <w:rsid w:val="4B0B0914"/>
    <w:rsid w:val="4C634189"/>
    <w:rsid w:val="4C9D2C40"/>
    <w:rsid w:val="4CC212EB"/>
    <w:rsid w:val="4CC267FE"/>
    <w:rsid w:val="4CD847E8"/>
    <w:rsid w:val="4D1268A4"/>
    <w:rsid w:val="4D150BAE"/>
    <w:rsid w:val="4D2C2695"/>
    <w:rsid w:val="4DEE1831"/>
    <w:rsid w:val="4FE6773D"/>
    <w:rsid w:val="500A7137"/>
    <w:rsid w:val="50BD74D5"/>
    <w:rsid w:val="50C45DE5"/>
    <w:rsid w:val="513E53CF"/>
    <w:rsid w:val="51AB6665"/>
    <w:rsid w:val="51B318A1"/>
    <w:rsid w:val="51FB0A14"/>
    <w:rsid w:val="52304B32"/>
    <w:rsid w:val="525265DA"/>
    <w:rsid w:val="52C04894"/>
    <w:rsid w:val="538433F7"/>
    <w:rsid w:val="540A50B5"/>
    <w:rsid w:val="545558AF"/>
    <w:rsid w:val="54644903"/>
    <w:rsid w:val="546A1BF3"/>
    <w:rsid w:val="54EF1A70"/>
    <w:rsid w:val="558D2C50"/>
    <w:rsid w:val="55ED30A2"/>
    <w:rsid w:val="56B85264"/>
    <w:rsid w:val="56D5635E"/>
    <w:rsid w:val="56E322E1"/>
    <w:rsid w:val="57D52571"/>
    <w:rsid w:val="58215A7F"/>
    <w:rsid w:val="58796215"/>
    <w:rsid w:val="58DD3F5F"/>
    <w:rsid w:val="593258E5"/>
    <w:rsid w:val="595911DC"/>
    <w:rsid w:val="597B49E5"/>
    <w:rsid w:val="5A2A3236"/>
    <w:rsid w:val="5A9936BD"/>
    <w:rsid w:val="5B03732D"/>
    <w:rsid w:val="5B4277FF"/>
    <w:rsid w:val="5C5C1BC6"/>
    <w:rsid w:val="5CB36BF9"/>
    <w:rsid w:val="5CF5703C"/>
    <w:rsid w:val="5D2C5DC2"/>
    <w:rsid w:val="5D4B5084"/>
    <w:rsid w:val="5D6879E4"/>
    <w:rsid w:val="5DAD140F"/>
    <w:rsid w:val="5E9F05E7"/>
    <w:rsid w:val="5F104FEE"/>
    <w:rsid w:val="5F95267B"/>
    <w:rsid w:val="60327EB4"/>
    <w:rsid w:val="60687E17"/>
    <w:rsid w:val="607C557C"/>
    <w:rsid w:val="60866BE6"/>
    <w:rsid w:val="6165483B"/>
    <w:rsid w:val="61A82AA5"/>
    <w:rsid w:val="62AB76C4"/>
    <w:rsid w:val="630648AF"/>
    <w:rsid w:val="6384309D"/>
    <w:rsid w:val="642D4B84"/>
    <w:rsid w:val="64B11726"/>
    <w:rsid w:val="65A15A8C"/>
    <w:rsid w:val="65EB4FB9"/>
    <w:rsid w:val="65F028BA"/>
    <w:rsid w:val="6636704E"/>
    <w:rsid w:val="66A12B61"/>
    <w:rsid w:val="66E63CDF"/>
    <w:rsid w:val="6707629E"/>
    <w:rsid w:val="696F5005"/>
    <w:rsid w:val="69CC3195"/>
    <w:rsid w:val="6A4F35BD"/>
    <w:rsid w:val="6AD83B13"/>
    <w:rsid w:val="6B0066F9"/>
    <w:rsid w:val="6B225676"/>
    <w:rsid w:val="6B6D177C"/>
    <w:rsid w:val="6BC0045F"/>
    <w:rsid w:val="6BFE7301"/>
    <w:rsid w:val="6C7F08A6"/>
    <w:rsid w:val="6D0E6C67"/>
    <w:rsid w:val="6DA1499C"/>
    <w:rsid w:val="6DE0055B"/>
    <w:rsid w:val="6DEA4762"/>
    <w:rsid w:val="6E282122"/>
    <w:rsid w:val="6E934195"/>
    <w:rsid w:val="6F54000B"/>
    <w:rsid w:val="6F762F2D"/>
    <w:rsid w:val="6FC52F7C"/>
    <w:rsid w:val="6FE16B76"/>
    <w:rsid w:val="7008118F"/>
    <w:rsid w:val="703674CE"/>
    <w:rsid w:val="70A71CF7"/>
    <w:rsid w:val="71FE5DBE"/>
    <w:rsid w:val="72124434"/>
    <w:rsid w:val="721C4BAF"/>
    <w:rsid w:val="72382633"/>
    <w:rsid w:val="726F563C"/>
    <w:rsid w:val="730E6715"/>
    <w:rsid w:val="731A68FA"/>
    <w:rsid w:val="7462590D"/>
    <w:rsid w:val="747A75DE"/>
    <w:rsid w:val="74804E33"/>
    <w:rsid w:val="74EF0AAD"/>
    <w:rsid w:val="75185042"/>
    <w:rsid w:val="75C53EC8"/>
    <w:rsid w:val="75EB6116"/>
    <w:rsid w:val="75FF4CBA"/>
    <w:rsid w:val="76875AEF"/>
    <w:rsid w:val="77016246"/>
    <w:rsid w:val="771521A8"/>
    <w:rsid w:val="773654F1"/>
    <w:rsid w:val="773A73E7"/>
    <w:rsid w:val="775F033C"/>
    <w:rsid w:val="788C2381"/>
    <w:rsid w:val="7914672B"/>
    <w:rsid w:val="796A173D"/>
    <w:rsid w:val="7B6C2385"/>
    <w:rsid w:val="7C6158D2"/>
    <w:rsid w:val="7CD8767F"/>
    <w:rsid w:val="7E1103C1"/>
    <w:rsid w:val="7E5A3742"/>
    <w:rsid w:val="7E8D2AAF"/>
    <w:rsid w:val="7F092185"/>
    <w:rsid w:val="7F7A7E31"/>
    <w:rsid w:val="7FA27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120B8F"/>
  <w15:docId w15:val="{D7AF26F6-133C-447B-A3D1-C47CAF07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TN" w:eastAsia="fr-T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Body Text Indent 2"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Titre1">
    <w:name w:val="heading 1"/>
    <w:basedOn w:val="Normal"/>
    <w:next w:val="Normal"/>
    <w:qFormat/>
    <w:pPr>
      <w:keepNext/>
      <w:jc w:val="center"/>
      <w:outlineLvl w:val="0"/>
    </w:pPr>
    <w:rPr>
      <w:rFonts w:ascii="文鼎细仿宋繁" w:eastAsia="文鼎细仿宋繁"/>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qFormat/>
    <w:pPr>
      <w:ind w:firstLine="420"/>
    </w:pPr>
  </w:style>
  <w:style w:type="paragraph" w:styleId="Textebrut">
    <w:name w:val="Plain Text"/>
    <w:basedOn w:val="Normal"/>
    <w:qFormat/>
    <w:rPr>
      <w:rFonts w:ascii="SimSun" w:hAnsi="Courier New" w:cs="PMingLiU"/>
      <w:szCs w:val="21"/>
    </w:rPr>
  </w:style>
  <w:style w:type="paragraph" w:styleId="Retraitcorpsdetexte2">
    <w:name w:val="Body Text Indent 2"/>
    <w:basedOn w:val="Normal"/>
    <w:qFormat/>
    <w:pPr>
      <w:spacing w:after="120" w:line="480" w:lineRule="auto"/>
      <w:ind w:leftChars="200" w:left="480"/>
    </w:pPr>
  </w:style>
  <w:style w:type="paragraph" w:styleId="Pieddepage">
    <w:name w:val="footer"/>
    <w:basedOn w:val="Normal"/>
    <w:qFormat/>
    <w:pPr>
      <w:tabs>
        <w:tab w:val="center" w:pos="4153"/>
        <w:tab w:val="right" w:pos="8306"/>
      </w:tabs>
      <w:snapToGrid w:val="0"/>
      <w:jc w:val="left"/>
    </w:pPr>
    <w:rPr>
      <w:sz w:val="18"/>
    </w:rPr>
  </w:style>
  <w:style w:type="paragraph" w:styleId="En-tte">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qFormat/>
    <w:rPr>
      <w:sz w:val="24"/>
    </w:rPr>
  </w:style>
  <w:style w:type="table" w:styleId="Grilledutableau">
    <w:name w:val="Table Grid"/>
    <w:basedOn w:val="Tableau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qFormat/>
    <w:rPr>
      <w:b/>
    </w:rPr>
  </w:style>
  <w:style w:type="character" w:styleId="Numrodepage">
    <w:name w:val="page numb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jpg@01DCDCFE.AE72B830"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jpg@01DCDCFE.AE72B830" TargetMode="External"/><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2351</Words>
  <Characters>13407</Characters>
  <Application>Microsoft Office Word</Application>
  <DocSecurity>0</DocSecurity>
  <Lines>111</Lines>
  <Paragraphs>31</Paragraphs>
  <ScaleCrop>false</ScaleCrop>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Naoures Zaag</cp:lastModifiedBy>
  <cp:revision>3</cp:revision>
  <dcterms:created xsi:type="dcterms:W3CDTF">2022-08-07T06:42:00Z</dcterms:created>
  <dcterms:modified xsi:type="dcterms:W3CDTF">2026-05-05T20:37:00Z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203A27D2375D41D09F0C037D8B6F27C1_13</vt:lpwstr>
  </property>
  <property fmtid="{D5CDD505-2E9C-101B-9397-08002B2CF9AE}" pid="4" name="KSOTemplateDocerSaveRecord">
    <vt:lpwstr>eyJoZGlkIjoiYjA3YWNhNWUxZDM0ZDg1YzI3Y2IwZmQ5ZmZlOGM3OGUiLCJ1c2VySWQiOiIxMDMwNTA5MTE0In0=</vt:lpwstr>
  </property>
</Properties>
</file>