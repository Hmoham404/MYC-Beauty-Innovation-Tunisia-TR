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8573B" w14:textId="142E894C" w:rsidR="00041680" w:rsidRDefault="00641F64">
      <w:pPr>
        <w:tabs>
          <w:tab w:val="left" w:pos="3705"/>
        </w:tabs>
        <w:spacing w:line="160" w:lineRule="atLeast"/>
        <w:ind w:right="113"/>
        <w:rPr>
          <w:rFonts w:ascii="SimSun" w:eastAsia="SimSun" w:hAnsi="SimSun" w:cs="SimSun"/>
          <w:b/>
          <w:bCs/>
          <w:kern w:val="0"/>
          <w:sz w:val="44"/>
          <w:szCs w:val="44"/>
          <w:u w:val="single"/>
        </w:rPr>
      </w:pPr>
      <w:r>
        <w:rPr>
          <w:noProof/>
          <w:color w:val="595959"/>
        </w:rPr>
        <w:drawing>
          <wp:inline distT="0" distB="0" distL="0" distR="0" wp14:anchorId="5411EAA4" wp14:editId="3334368D">
            <wp:extent cx="1760855" cy="382270"/>
            <wp:effectExtent l="0" t="0" r="10795" b="1778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760855" cy="382270"/>
                    </a:xfrm>
                    <a:prstGeom prst="rect">
                      <a:avLst/>
                    </a:prstGeom>
                    <a:noFill/>
                    <a:ln>
                      <a:noFill/>
                    </a:ln>
                  </pic:spPr>
                </pic:pic>
              </a:graphicData>
            </a:graphic>
          </wp:inline>
        </w:drawing>
      </w:r>
    </w:p>
    <w:p w14:paraId="7FFCD542" w14:textId="15387D86" w:rsidR="00041680" w:rsidRPr="00641F64" w:rsidRDefault="00641F64">
      <w:pPr>
        <w:spacing w:line="160" w:lineRule="atLeast"/>
        <w:ind w:right="113"/>
        <w:jc w:val="center"/>
        <w:rPr>
          <w:rFonts w:ascii="SimSun" w:eastAsia="SimSun" w:hAnsi="SimSun" w:cs="SimSun"/>
          <w:sz w:val="44"/>
          <w:szCs w:val="44"/>
          <w:lang w:val="fr-FR"/>
        </w:rPr>
      </w:pPr>
      <w:r>
        <w:rPr>
          <w:rFonts w:ascii="SimSun" w:eastAsia="SimSun" w:hAnsi="SimSun" w:cs="SimSun"/>
          <w:b/>
          <w:bCs/>
          <w:kern w:val="0"/>
          <w:sz w:val="44"/>
          <w:szCs w:val="44"/>
          <w:u w:val="single"/>
          <w:lang w:val="fr-FR"/>
        </w:rPr>
        <w:t>MYC Beauty Innovation Tunisia</w:t>
      </w:r>
    </w:p>
    <w:p w14:paraId="218E457B" w14:textId="77777777" w:rsidR="00041680" w:rsidRDefault="00CB7BF4">
      <w:pPr>
        <w:tabs>
          <w:tab w:val="left" w:pos="3705"/>
        </w:tabs>
        <w:spacing w:line="160" w:lineRule="atLeast"/>
        <w:ind w:right="113"/>
        <w:jc w:val="center"/>
        <w:rPr>
          <w:rFonts w:ascii="SimSun" w:eastAsia="SimSun" w:hAnsi="SimSun" w:cs="SimSun"/>
          <w:b/>
          <w:bCs/>
          <w:sz w:val="36"/>
          <w:szCs w:val="36"/>
        </w:rPr>
      </w:pPr>
      <w:r>
        <w:rPr>
          <w:rFonts w:ascii="SimSun" w:eastAsia="SimSun" w:hAnsi="SimSun" w:cs="SimSun" w:hint="eastAsia"/>
          <w:noProof/>
          <w:sz w:val="28"/>
          <w:szCs w:val="28"/>
        </w:rPr>
        <mc:AlternateContent>
          <mc:Choice Requires="wps">
            <w:drawing>
              <wp:anchor distT="0" distB="0" distL="114300" distR="114300" simplePos="0" relativeHeight="251659264" behindDoc="0" locked="0" layoutInCell="1" allowOverlap="1" wp14:anchorId="2DC81205" wp14:editId="6F680708">
                <wp:simplePos x="0" y="0"/>
                <wp:positionH relativeFrom="column">
                  <wp:posOffset>-327660</wp:posOffset>
                </wp:positionH>
                <wp:positionV relativeFrom="paragraph">
                  <wp:posOffset>1905</wp:posOffset>
                </wp:positionV>
                <wp:extent cx="7059930" cy="2157730"/>
                <wp:effectExtent l="4445" t="4445" r="6985" b="17145"/>
                <wp:wrapNone/>
                <wp:docPr id="12" name="棱台 12"/>
                <wp:cNvGraphicFramePr/>
                <a:graphic xmlns:a="http://schemas.openxmlformats.org/drawingml/2006/main">
                  <a:graphicData uri="http://schemas.microsoft.com/office/word/2010/wordprocessingShape">
                    <wps:wsp>
                      <wps:cNvSpPr/>
                      <wps:spPr>
                        <a:xfrm>
                          <a:off x="0" y="0"/>
                          <a:ext cx="7059930" cy="2157730"/>
                        </a:xfrm>
                        <a:prstGeom prst="bevel">
                          <a:avLst>
                            <a:gd name="adj" fmla="val 11702"/>
                          </a:avLst>
                        </a:prstGeom>
                        <a:solidFill>
                          <a:srgbClr val="FFFFFF"/>
                        </a:solidFill>
                        <a:ln w="9525" cap="flat" cmpd="sng" algn="ctr">
                          <a:solidFill>
                            <a:srgbClr val="BFBFBF">
                              <a:lumMod val="75000"/>
                            </a:srgbClr>
                          </a:solidFill>
                          <a:prstDash val="solid"/>
                        </a:ln>
                        <a:effectLst/>
                      </wps:spPr>
                      <wps:txbx>
                        <w:txbxContent>
                          <w:p w14:paraId="26A88901" w14:textId="77777777" w:rsidR="00041680" w:rsidRPr="00641F64" w:rsidRDefault="00CB7BF4">
                            <w:pPr>
                              <w:jc w:val="center"/>
                              <w:rPr>
                                <w:rFonts w:ascii="Times New Roman" w:eastAsia="SimSun" w:hAnsi="Times New Roman" w:cs="Times New Roman"/>
                                <w:bCs/>
                                <w:sz w:val="52"/>
                                <w:szCs w:val="52"/>
                                <w:lang w:val="fr-FR"/>
                              </w:rPr>
                            </w:pPr>
                            <w:r w:rsidRPr="00641F64">
                              <w:rPr>
                                <w:rFonts w:ascii="Times New Roman" w:eastAsia="SimSun" w:hAnsi="Times New Roman" w:cs="Times New Roman"/>
                                <w:bCs/>
                                <w:sz w:val="52"/>
                                <w:szCs w:val="52"/>
                                <w:lang w:val="fr-FR"/>
                              </w:rPr>
                              <w:t>Procédure Opérationnelle Normale pour l'Inspection en Cours de Production (IPQC)</w:t>
                            </w:r>
                          </w:p>
                          <w:p w14:paraId="2A9CA0F0" w14:textId="77777777" w:rsidR="00041680" w:rsidRDefault="00CB7BF4">
                            <w:pPr>
                              <w:jc w:val="center"/>
                              <w:rPr>
                                <w:rFonts w:ascii="Times New Roman" w:eastAsia="SimSun" w:hAnsi="Times New Roman" w:cs="Times New Roman"/>
                                <w:bCs/>
                                <w:sz w:val="52"/>
                                <w:szCs w:val="52"/>
                              </w:rPr>
                            </w:pPr>
                            <w:r>
                              <w:rPr>
                                <w:rFonts w:ascii="Times New Roman" w:eastAsia="SimSun" w:hAnsi="Times New Roman" w:cs="Times New Roman"/>
                                <w:bCs/>
                                <w:sz w:val="52"/>
                                <w:szCs w:val="52"/>
                              </w:rPr>
                              <w:t>过程检验作业规范</w:t>
                            </w:r>
                          </w:p>
                        </w:txbxContent>
                      </wps:txbx>
                      <wps:bodyPr vertOverflow="clip" horzOverflow="clip" rtlCol="0" anchor="ctr" anchorCtr="0"/>
                    </wps:wsp>
                  </a:graphicData>
                </a:graphic>
              </wp:anchor>
            </w:drawing>
          </mc:Choice>
          <mc:Fallback>
            <w:pict>
              <v:shapetype w14:anchorId="2DC81205"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棱台 12" o:spid="_x0000_s1026" type="#_x0000_t84" style="position:absolute;left:0;text-align:left;margin-left:-25.8pt;margin-top:.15pt;width:555.9pt;height:169.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" adj="2528" strokecolor="#8f8f8f">
                <v:textbox>
                  <w:txbxContent>
                    <w:p w14:paraId="26A88901" w14:textId="77777777" w:rsidR="00041680" w:rsidRPr="00641F64" w:rsidRDefault="00CB7BF4">
                      <w:pPr>
                        <w:jc w:val="center"/>
                        <w:rPr>
                          <w:rFonts w:ascii="Times New Roman" w:eastAsia="SimSun" w:hAnsi="Times New Roman" w:cs="Times New Roman"/>
                          <w:bCs/>
                          <w:sz w:val="52"/>
                          <w:szCs w:val="52"/>
                          <w:lang w:val="fr-FR"/>
                        </w:rPr>
                      </w:pPr>
                      <w:r w:rsidRPr="00641F64">
                        <w:rPr>
                          <w:rFonts w:ascii="Times New Roman" w:eastAsia="SimSun" w:hAnsi="Times New Roman" w:cs="Times New Roman"/>
                          <w:bCs/>
                          <w:sz w:val="52"/>
                          <w:szCs w:val="52"/>
                          <w:lang w:val="fr-FR"/>
                        </w:rPr>
                        <w:t>Procédure Opérationnelle Normale pour l'Inspection en Cours de Production (IPQC)</w:t>
                      </w:r>
                    </w:p>
                    <w:p w14:paraId="2A9CA0F0" w14:textId="77777777" w:rsidR="00041680" w:rsidRDefault="00CB7BF4">
                      <w:pPr>
                        <w:jc w:val="center"/>
                        <w:rPr>
                          <w:rFonts w:ascii="Times New Roman" w:eastAsia="SimSun" w:hAnsi="Times New Roman" w:cs="Times New Roman"/>
                          <w:bCs/>
                          <w:sz w:val="52"/>
                          <w:szCs w:val="52"/>
                        </w:rPr>
                      </w:pPr>
                      <w:r>
                        <w:rPr>
                          <w:rFonts w:ascii="Times New Roman" w:eastAsia="SimSun" w:hAnsi="Times New Roman" w:cs="Times New Roman"/>
                          <w:bCs/>
                          <w:sz w:val="52"/>
                          <w:szCs w:val="52"/>
                        </w:rPr>
                        <w:t>过程检验作业规范</w:t>
                      </w:r>
                    </w:p>
                  </w:txbxContent>
                </v:textbox>
              </v:shape>
            </w:pict>
          </mc:Fallback>
        </mc:AlternateContent>
      </w:r>
      <w:r>
        <w:rPr>
          <w:rFonts w:ascii="SimSun" w:eastAsia="SimSun" w:hAnsi="SimSun" w:cs="SimSun" w:hint="eastAsia"/>
          <w:b/>
          <w:bCs/>
          <w:kern w:val="0"/>
          <w:sz w:val="44"/>
          <w:szCs w:val="44"/>
          <w:u w:val="single"/>
        </w:rPr>
        <w:t>安徽亦佳表面处理科技有限公司</w:t>
      </w:r>
    </w:p>
    <w:p w14:paraId="6A0C46F0" w14:textId="77777777" w:rsidR="00041680" w:rsidRDefault="00041680">
      <w:pPr>
        <w:tabs>
          <w:tab w:val="center" w:pos="4153"/>
        </w:tabs>
        <w:snapToGrid w:val="0"/>
        <w:spacing w:line="360" w:lineRule="atLeast"/>
        <w:ind w:leftChars="1200" w:left="2520"/>
        <w:rPr>
          <w:rFonts w:ascii="SimSun" w:eastAsia="SimSun" w:hAnsi="SimSun" w:cs="SimSun"/>
          <w:b/>
          <w:bCs/>
          <w:sz w:val="36"/>
          <w:szCs w:val="36"/>
        </w:rPr>
      </w:pPr>
    </w:p>
    <w:p w14:paraId="740A5B6C" w14:textId="77777777" w:rsidR="00041680" w:rsidRDefault="00041680">
      <w:pPr>
        <w:tabs>
          <w:tab w:val="center" w:pos="4153"/>
        </w:tabs>
        <w:snapToGrid w:val="0"/>
        <w:spacing w:line="360" w:lineRule="atLeast"/>
        <w:ind w:leftChars="1200" w:left="2520"/>
        <w:rPr>
          <w:rFonts w:ascii="SimSun" w:eastAsia="SimSun" w:hAnsi="SimSun" w:cs="SimSun"/>
          <w:b/>
          <w:bCs/>
          <w:sz w:val="36"/>
          <w:szCs w:val="36"/>
        </w:rPr>
      </w:pPr>
    </w:p>
    <w:p w14:paraId="4C623033" w14:textId="77777777" w:rsidR="00041680" w:rsidRDefault="00041680">
      <w:pPr>
        <w:tabs>
          <w:tab w:val="center" w:pos="4153"/>
        </w:tabs>
        <w:snapToGrid w:val="0"/>
        <w:spacing w:line="360" w:lineRule="atLeast"/>
        <w:ind w:leftChars="1200" w:left="2520"/>
        <w:rPr>
          <w:rFonts w:ascii="SimSun" w:eastAsia="SimSun" w:hAnsi="SimSun" w:cs="SimSun"/>
          <w:b/>
          <w:bCs/>
          <w:sz w:val="36"/>
          <w:szCs w:val="36"/>
        </w:rPr>
      </w:pPr>
    </w:p>
    <w:p w14:paraId="6DDFF901" w14:textId="77777777" w:rsidR="00041680" w:rsidRDefault="00041680">
      <w:pPr>
        <w:tabs>
          <w:tab w:val="center" w:pos="4153"/>
        </w:tabs>
        <w:snapToGrid w:val="0"/>
        <w:spacing w:line="360" w:lineRule="atLeast"/>
        <w:ind w:leftChars="1200" w:left="2520"/>
        <w:rPr>
          <w:rFonts w:ascii="SimSun" w:eastAsia="SimSun" w:hAnsi="SimSun" w:cs="SimSun"/>
          <w:b/>
          <w:bCs/>
          <w:sz w:val="36"/>
          <w:szCs w:val="36"/>
        </w:rPr>
      </w:pPr>
    </w:p>
    <w:p w14:paraId="44608B75" w14:textId="77777777" w:rsidR="00041680" w:rsidRDefault="00041680">
      <w:pPr>
        <w:tabs>
          <w:tab w:val="center" w:pos="4153"/>
        </w:tabs>
        <w:snapToGrid w:val="0"/>
        <w:spacing w:line="360" w:lineRule="atLeast"/>
        <w:ind w:leftChars="1200" w:left="2520"/>
        <w:rPr>
          <w:rFonts w:ascii="SimSun" w:eastAsia="SimSun" w:hAnsi="SimSun" w:cs="SimSun"/>
          <w:b/>
          <w:bCs/>
          <w:sz w:val="36"/>
          <w:szCs w:val="36"/>
        </w:rPr>
      </w:pPr>
    </w:p>
    <w:p w14:paraId="46D2D727" w14:textId="77777777" w:rsidR="00041680" w:rsidRDefault="00041680">
      <w:pPr>
        <w:tabs>
          <w:tab w:val="center" w:pos="4153"/>
        </w:tabs>
        <w:snapToGrid w:val="0"/>
        <w:spacing w:line="360" w:lineRule="atLeast"/>
        <w:ind w:leftChars="1200" w:left="2520"/>
        <w:rPr>
          <w:rFonts w:ascii="SimSun" w:eastAsia="SimSun" w:hAnsi="SimSun" w:cs="SimSun"/>
          <w:b/>
          <w:bCs/>
          <w:sz w:val="36"/>
          <w:szCs w:val="36"/>
        </w:rPr>
      </w:pPr>
    </w:p>
    <w:p w14:paraId="2194D03B" w14:textId="6BE3E64C" w:rsidR="00041680" w:rsidRPr="00641F64" w:rsidRDefault="00641F64">
      <w:pPr>
        <w:tabs>
          <w:tab w:val="center" w:pos="4153"/>
        </w:tabs>
        <w:snapToGrid w:val="0"/>
        <w:spacing w:line="360" w:lineRule="atLeast"/>
        <w:ind w:firstLineChars="700" w:firstLine="2530"/>
        <w:rPr>
          <w:rFonts w:ascii="SimSun" w:eastAsia="SimSun" w:hAnsi="SimSun" w:cs="SimSun"/>
          <w:b/>
          <w:bCs/>
          <w:sz w:val="36"/>
          <w:szCs w:val="36"/>
          <w:lang w:val="fr-FR"/>
        </w:rPr>
      </w:pPr>
      <w:r>
        <w:rPr>
          <w:rFonts w:ascii="SimSun" w:eastAsia="SimSun" w:hAnsi="SimSun" w:cs="SimSun"/>
          <w:b/>
          <w:bCs/>
          <w:sz w:val="36"/>
          <w:szCs w:val="36"/>
          <w:lang w:val="fr-FR"/>
        </w:rPr>
        <w:t>Département</w:t>
      </w:r>
      <w:r w:rsidR="00CB7BF4" w:rsidRPr="00641F64">
        <w:rPr>
          <w:rFonts w:ascii="SimSun" w:eastAsia="SimSun" w:hAnsi="SimSun" w:cs="SimSun" w:hint="eastAsia"/>
          <w:b/>
          <w:bCs/>
          <w:sz w:val="36"/>
          <w:szCs w:val="36"/>
          <w:lang w:val="fr-FR"/>
        </w:rPr>
        <w:t>：</w:t>
      </w:r>
      <w:r>
        <w:rPr>
          <w:rFonts w:ascii="SimSun" w:eastAsia="SimSun" w:hAnsi="SimSun" w:cs="SimSun"/>
          <w:b/>
          <w:bCs/>
          <w:sz w:val="36"/>
          <w:szCs w:val="36"/>
          <w:lang w:val="fr-FR"/>
        </w:rPr>
        <w:t>qualité</w:t>
      </w:r>
    </w:p>
    <w:p w14:paraId="650531D6" w14:textId="77777777" w:rsidR="00041680" w:rsidRPr="00641F64" w:rsidRDefault="00CB7BF4">
      <w:pPr>
        <w:tabs>
          <w:tab w:val="left" w:pos="8678"/>
        </w:tabs>
        <w:snapToGrid w:val="0"/>
        <w:spacing w:line="360" w:lineRule="atLeast"/>
        <w:ind w:leftChars="1000" w:left="2100"/>
        <w:rPr>
          <w:rFonts w:ascii="SimSun" w:eastAsia="SimSun" w:hAnsi="SimSun" w:cs="SimSun"/>
          <w:b/>
          <w:bCs/>
          <w:sz w:val="36"/>
          <w:szCs w:val="36"/>
          <w:lang w:val="fr-FR"/>
        </w:rPr>
      </w:pPr>
      <w:r w:rsidRPr="00641F64">
        <w:rPr>
          <w:rFonts w:ascii="SimSun" w:eastAsia="SimSun" w:hAnsi="SimSun" w:cs="SimSun" w:hint="eastAsia"/>
          <w:b/>
          <w:bCs/>
          <w:sz w:val="36"/>
          <w:szCs w:val="36"/>
          <w:lang w:val="fr-FR"/>
        </w:rPr>
        <w:tab/>
      </w:r>
    </w:p>
    <w:p w14:paraId="1355C6BF" w14:textId="3EAE914E" w:rsidR="00041680" w:rsidRPr="00641F64" w:rsidRDefault="00641F64">
      <w:pPr>
        <w:tabs>
          <w:tab w:val="center" w:pos="4153"/>
        </w:tabs>
        <w:snapToGrid w:val="0"/>
        <w:spacing w:line="360" w:lineRule="atLeast"/>
        <w:ind w:leftChars="1200" w:left="2520"/>
        <w:rPr>
          <w:rFonts w:ascii="SimSun" w:eastAsia="SimSun" w:hAnsi="SimSun" w:cs="SimSun"/>
          <w:b/>
          <w:bCs/>
          <w:sz w:val="36"/>
          <w:szCs w:val="36"/>
          <w:lang w:val="fr-FR"/>
        </w:rPr>
      </w:pPr>
      <w:r>
        <w:rPr>
          <w:rFonts w:ascii="SimSun" w:eastAsia="SimSun" w:hAnsi="SimSun" w:cs="SimSun"/>
          <w:b/>
          <w:bCs/>
          <w:sz w:val="36"/>
          <w:szCs w:val="36"/>
          <w:lang w:val="fr-FR"/>
        </w:rPr>
        <w:t>Date d’établissement</w:t>
      </w:r>
      <w:r w:rsidR="00CB7BF4" w:rsidRPr="00641F64">
        <w:rPr>
          <w:rFonts w:ascii="SimSun" w:eastAsia="SimSun" w:hAnsi="SimSun" w:cs="SimSun" w:hint="eastAsia"/>
          <w:b/>
          <w:bCs/>
          <w:sz w:val="36"/>
          <w:szCs w:val="36"/>
          <w:lang w:val="fr-FR"/>
        </w:rPr>
        <w:t>：</w:t>
      </w:r>
      <w:r>
        <w:rPr>
          <w:rFonts w:ascii="SimSun" w:eastAsia="SimSun" w:hAnsi="SimSun" w:cs="SimSun"/>
          <w:b/>
          <w:bCs/>
          <w:sz w:val="36"/>
          <w:szCs w:val="36"/>
          <w:lang w:val="fr-FR"/>
        </w:rPr>
        <w:t>26/04/2026</w:t>
      </w:r>
    </w:p>
    <w:p w14:paraId="5CB6455B" w14:textId="77777777" w:rsidR="00041680" w:rsidRPr="00641F64" w:rsidRDefault="00041680">
      <w:pPr>
        <w:tabs>
          <w:tab w:val="center" w:pos="4153"/>
        </w:tabs>
        <w:snapToGrid w:val="0"/>
        <w:spacing w:line="360" w:lineRule="atLeast"/>
        <w:ind w:leftChars="1200" w:left="2520"/>
        <w:rPr>
          <w:rFonts w:ascii="SimSun" w:eastAsia="SimSun" w:hAnsi="SimSun" w:cs="SimSun"/>
          <w:b/>
          <w:bCs/>
          <w:sz w:val="36"/>
          <w:szCs w:val="36"/>
          <w:lang w:val="fr-FR" w:eastAsia="zh-TW"/>
        </w:rPr>
      </w:pPr>
    </w:p>
    <w:p w14:paraId="578FA832" w14:textId="581799CC" w:rsidR="00041680" w:rsidRPr="00641F64" w:rsidRDefault="00641F64">
      <w:pPr>
        <w:tabs>
          <w:tab w:val="center" w:pos="4153"/>
        </w:tabs>
        <w:snapToGrid w:val="0"/>
        <w:spacing w:line="360" w:lineRule="atLeast"/>
        <w:ind w:leftChars="1200" w:left="2520"/>
        <w:rPr>
          <w:rFonts w:ascii="SimSun" w:eastAsia="SimSun" w:hAnsi="SimSun" w:cs="SimSun"/>
          <w:b/>
          <w:bCs/>
          <w:sz w:val="36"/>
          <w:szCs w:val="36"/>
          <w:lang w:val="fr-FR"/>
        </w:rPr>
      </w:pPr>
      <w:r>
        <w:rPr>
          <w:rFonts w:ascii="SimSun" w:eastAsia="SimSun" w:hAnsi="SimSun" w:cs="SimSun"/>
          <w:b/>
          <w:bCs/>
          <w:sz w:val="36"/>
          <w:szCs w:val="36"/>
          <w:lang w:val="fr-FR"/>
        </w:rPr>
        <w:t>Code</w:t>
      </w:r>
      <w:r w:rsidR="00CB7BF4" w:rsidRPr="00641F64">
        <w:rPr>
          <w:rFonts w:ascii="SimSun" w:eastAsia="SimSun" w:hAnsi="SimSun" w:cs="SimSun" w:hint="eastAsia"/>
          <w:b/>
          <w:bCs/>
          <w:sz w:val="36"/>
          <w:szCs w:val="36"/>
          <w:lang w:val="fr-FR"/>
        </w:rPr>
        <w:t>：</w:t>
      </w:r>
      <w:r w:rsidR="00CB7BF4" w:rsidRPr="00641F64">
        <w:rPr>
          <w:rFonts w:ascii="SimSun" w:eastAsia="SimSun" w:hAnsi="SimSun" w:cs="SimSun" w:hint="eastAsia"/>
          <w:b/>
          <w:bCs/>
          <w:sz w:val="36"/>
          <w:szCs w:val="36"/>
          <w:lang w:val="fr-FR"/>
        </w:rPr>
        <w:t>MYC</w:t>
      </w:r>
      <w:r w:rsidRPr="00641F64">
        <w:rPr>
          <w:rFonts w:ascii="SimSun" w:eastAsia="SimSun" w:hAnsi="SimSun" w:cs="SimSun"/>
          <w:b/>
          <w:bCs/>
          <w:sz w:val="36"/>
          <w:szCs w:val="36"/>
          <w:lang w:val="fr-FR"/>
        </w:rPr>
        <w:t>TN</w:t>
      </w:r>
      <w:r w:rsidR="00CB7BF4" w:rsidRPr="00641F64">
        <w:rPr>
          <w:rFonts w:ascii="SimSun" w:eastAsia="SimSun" w:hAnsi="SimSun" w:cs="SimSun" w:hint="eastAsia"/>
          <w:b/>
          <w:bCs/>
          <w:sz w:val="36"/>
          <w:szCs w:val="36"/>
          <w:lang w:val="fr-FR"/>
        </w:rPr>
        <w:t>-WI-QD-003</w:t>
      </w:r>
    </w:p>
    <w:p w14:paraId="3D3474D5" w14:textId="77777777" w:rsidR="00041680" w:rsidRPr="00641F64" w:rsidRDefault="00041680">
      <w:pPr>
        <w:tabs>
          <w:tab w:val="center" w:pos="4153"/>
        </w:tabs>
        <w:snapToGrid w:val="0"/>
        <w:spacing w:line="360" w:lineRule="atLeast"/>
        <w:ind w:leftChars="1200" w:left="2520"/>
        <w:rPr>
          <w:rFonts w:ascii="SimSun" w:eastAsia="SimSun" w:hAnsi="SimSun" w:cs="SimSun"/>
          <w:b/>
          <w:bCs/>
          <w:sz w:val="36"/>
          <w:szCs w:val="36"/>
          <w:lang w:val="fr-FR"/>
        </w:rPr>
      </w:pPr>
    </w:p>
    <w:p w14:paraId="2072F416" w14:textId="6ADB39D7" w:rsidR="00041680" w:rsidRDefault="00641F64">
      <w:pPr>
        <w:tabs>
          <w:tab w:val="center" w:pos="4153"/>
        </w:tabs>
        <w:snapToGrid w:val="0"/>
        <w:spacing w:line="360" w:lineRule="atLeast"/>
        <w:ind w:leftChars="1200" w:left="2520"/>
        <w:rPr>
          <w:rFonts w:ascii="SimSun" w:eastAsia="SimSun" w:hAnsi="SimSun" w:cs="SimSun"/>
          <w:b/>
          <w:bCs/>
          <w:sz w:val="36"/>
          <w:szCs w:val="36"/>
        </w:rPr>
      </w:pPr>
      <w:r>
        <w:rPr>
          <w:rFonts w:ascii="SimSun" w:eastAsia="SimSun" w:hAnsi="SimSun" w:cs="SimSun"/>
          <w:b/>
          <w:bCs/>
          <w:sz w:val="36"/>
          <w:szCs w:val="36"/>
          <w:lang w:val="fr-FR"/>
        </w:rPr>
        <w:t>Version</w:t>
      </w:r>
      <w:r w:rsidR="00CB7BF4">
        <w:rPr>
          <w:rFonts w:ascii="SimSun" w:eastAsia="SimSun" w:hAnsi="SimSun" w:cs="SimSun" w:hint="eastAsia"/>
          <w:b/>
          <w:bCs/>
          <w:sz w:val="36"/>
          <w:szCs w:val="36"/>
        </w:rPr>
        <w:t>：</w:t>
      </w:r>
      <w:r>
        <w:rPr>
          <w:rFonts w:ascii="SimSun" w:eastAsia="SimSun" w:hAnsi="SimSun" w:cs="SimSun"/>
          <w:b/>
          <w:bCs/>
          <w:sz w:val="36"/>
          <w:szCs w:val="36"/>
        </w:rPr>
        <w:t>V0</w:t>
      </w:r>
    </w:p>
    <w:tbl>
      <w:tblPr>
        <w:tblStyle w:val="Grilledutableau"/>
        <w:tblpPr w:leftFromText="180" w:rightFromText="180" w:vertAnchor="text" w:horzAnchor="page" w:tblpXSpec="center" w:tblpY="2810"/>
        <w:tblOverlap w:val="never"/>
        <w:tblW w:w="10138" w:type="dxa"/>
        <w:jc w:val="center"/>
        <w:tblLook w:val="04A0" w:firstRow="1" w:lastRow="0" w:firstColumn="1" w:lastColumn="0" w:noHBand="0" w:noVBand="1"/>
      </w:tblPr>
      <w:tblGrid>
        <w:gridCol w:w="3379"/>
        <w:gridCol w:w="3379"/>
        <w:gridCol w:w="3380"/>
      </w:tblGrid>
      <w:tr w:rsidR="00641F64" w14:paraId="1E19F9AA" w14:textId="77777777" w:rsidTr="00641F64">
        <w:trPr>
          <w:trHeight w:val="850"/>
          <w:jc w:val="center"/>
        </w:trPr>
        <w:tc>
          <w:tcPr>
            <w:tcW w:w="3379" w:type="dxa"/>
            <w:vAlign w:val="center"/>
          </w:tcPr>
          <w:p w14:paraId="750AA843" w14:textId="22BA30A4" w:rsidR="00641F64" w:rsidRDefault="00641F64" w:rsidP="00641F64">
            <w:pPr>
              <w:jc w:val="center"/>
              <w:rPr>
                <w:rFonts w:ascii="SimSun" w:eastAsia="SimSun" w:hAnsi="SimSun" w:cs="SimSun"/>
                <w:b/>
                <w:bCs/>
                <w:sz w:val="28"/>
                <w:szCs w:val="28"/>
              </w:rPr>
            </w:pPr>
            <w:r>
              <w:rPr>
                <w:rFonts w:cstheme="minorHAnsi"/>
                <w:b/>
                <w:bCs/>
                <w:sz w:val="28"/>
                <w:szCs w:val="28"/>
              </w:rPr>
              <w:t>E</w:t>
            </w:r>
            <w:r w:rsidRPr="00F7183C">
              <w:rPr>
                <w:rFonts w:cstheme="minorHAnsi"/>
                <w:b/>
                <w:bCs/>
                <w:sz w:val="28"/>
                <w:szCs w:val="28"/>
              </w:rPr>
              <w:t>laborer</w:t>
            </w:r>
          </w:p>
        </w:tc>
        <w:tc>
          <w:tcPr>
            <w:tcW w:w="3379" w:type="dxa"/>
            <w:vAlign w:val="center"/>
          </w:tcPr>
          <w:p w14:paraId="34E5FBFD" w14:textId="0BFF6C07" w:rsidR="00641F64" w:rsidRDefault="00641F64" w:rsidP="00641F64">
            <w:pPr>
              <w:jc w:val="center"/>
              <w:rPr>
                <w:rFonts w:ascii="SimSun" w:eastAsia="SimSun" w:hAnsi="SimSun" w:cs="SimSun"/>
                <w:b/>
                <w:bCs/>
                <w:sz w:val="28"/>
                <w:szCs w:val="28"/>
              </w:rPr>
            </w:pPr>
            <w:r>
              <w:rPr>
                <w:rFonts w:cstheme="minorHAnsi"/>
                <w:b/>
                <w:bCs/>
                <w:sz w:val="28"/>
                <w:szCs w:val="28"/>
              </w:rPr>
              <w:t>V</w:t>
            </w:r>
            <w:r w:rsidRPr="00F7183C">
              <w:rPr>
                <w:rFonts w:cstheme="minorHAnsi"/>
                <w:b/>
                <w:bCs/>
                <w:sz w:val="28"/>
                <w:szCs w:val="28"/>
              </w:rPr>
              <w:t>érifier</w:t>
            </w:r>
          </w:p>
        </w:tc>
        <w:tc>
          <w:tcPr>
            <w:tcW w:w="3380" w:type="dxa"/>
            <w:vAlign w:val="center"/>
          </w:tcPr>
          <w:p w14:paraId="7600F73E" w14:textId="0998173A" w:rsidR="00641F64" w:rsidRDefault="00641F64" w:rsidP="00641F64">
            <w:pPr>
              <w:jc w:val="center"/>
              <w:rPr>
                <w:rFonts w:ascii="SimSun" w:eastAsia="SimSun" w:hAnsi="SimSun" w:cs="SimSun"/>
                <w:b/>
                <w:bCs/>
                <w:sz w:val="28"/>
                <w:szCs w:val="28"/>
              </w:rPr>
            </w:pPr>
            <w:r>
              <w:rPr>
                <w:rFonts w:cstheme="minorHAnsi"/>
                <w:b/>
                <w:bCs/>
                <w:sz w:val="28"/>
                <w:szCs w:val="28"/>
              </w:rPr>
              <w:t>A</w:t>
            </w:r>
            <w:r w:rsidRPr="00F7183C">
              <w:rPr>
                <w:rFonts w:cstheme="minorHAnsi"/>
                <w:b/>
                <w:bCs/>
                <w:sz w:val="28"/>
                <w:szCs w:val="28"/>
              </w:rPr>
              <w:t>pprouver</w:t>
            </w:r>
          </w:p>
        </w:tc>
      </w:tr>
      <w:tr w:rsidR="00041680" w14:paraId="0B91FF8D" w14:textId="77777777" w:rsidTr="00641F64">
        <w:trPr>
          <w:trHeight w:val="850"/>
          <w:jc w:val="center"/>
        </w:trPr>
        <w:tc>
          <w:tcPr>
            <w:tcW w:w="3379" w:type="dxa"/>
            <w:vAlign w:val="center"/>
          </w:tcPr>
          <w:p w14:paraId="658BB736" w14:textId="77777777" w:rsidR="00041680" w:rsidRDefault="00041680">
            <w:pPr>
              <w:jc w:val="center"/>
              <w:rPr>
                <w:rFonts w:ascii="SimSun" w:eastAsia="SimSun" w:hAnsi="SimSun" w:cs="SimSun"/>
                <w:b/>
                <w:bCs/>
                <w:sz w:val="28"/>
                <w:szCs w:val="28"/>
              </w:rPr>
            </w:pPr>
          </w:p>
        </w:tc>
        <w:tc>
          <w:tcPr>
            <w:tcW w:w="3379" w:type="dxa"/>
            <w:vAlign w:val="center"/>
          </w:tcPr>
          <w:p w14:paraId="3C008542" w14:textId="77777777" w:rsidR="00041680" w:rsidRDefault="00041680">
            <w:pPr>
              <w:jc w:val="center"/>
              <w:rPr>
                <w:rFonts w:ascii="SimSun" w:eastAsia="SimSun" w:hAnsi="SimSun" w:cs="SimSun"/>
                <w:b/>
                <w:bCs/>
                <w:sz w:val="28"/>
                <w:szCs w:val="28"/>
              </w:rPr>
            </w:pPr>
          </w:p>
        </w:tc>
        <w:tc>
          <w:tcPr>
            <w:tcW w:w="3380" w:type="dxa"/>
            <w:vAlign w:val="center"/>
          </w:tcPr>
          <w:p w14:paraId="7B050B5E" w14:textId="77777777" w:rsidR="00041680" w:rsidRDefault="00041680">
            <w:pPr>
              <w:jc w:val="center"/>
              <w:rPr>
                <w:rFonts w:ascii="SimSun" w:eastAsia="SimSun" w:hAnsi="SimSun" w:cs="SimSun"/>
                <w:b/>
                <w:bCs/>
                <w:sz w:val="28"/>
                <w:szCs w:val="28"/>
              </w:rPr>
            </w:pPr>
          </w:p>
        </w:tc>
      </w:tr>
    </w:tbl>
    <w:p w14:paraId="7B0574FF" w14:textId="77777777" w:rsidR="00041680" w:rsidRDefault="00041680">
      <w:pPr>
        <w:tabs>
          <w:tab w:val="center" w:pos="4153"/>
        </w:tabs>
        <w:snapToGrid w:val="0"/>
        <w:spacing w:line="360" w:lineRule="atLeast"/>
        <w:ind w:leftChars="1200" w:left="2520"/>
        <w:rPr>
          <w:rFonts w:ascii="SimSun" w:eastAsia="SimSun" w:hAnsi="SimSun" w:cs="SimSun"/>
          <w:b/>
          <w:bCs/>
          <w:sz w:val="28"/>
          <w:szCs w:val="28"/>
        </w:rPr>
      </w:pPr>
    </w:p>
    <w:p w14:paraId="1B66645C" w14:textId="77777777" w:rsidR="00041680" w:rsidRDefault="00041680">
      <w:pPr>
        <w:spacing w:line="400" w:lineRule="exact"/>
        <w:rPr>
          <w:rFonts w:ascii="SimSun" w:eastAsia="SimSun" w:hAnsi="SimSun" w:cs="SimSun"/>
          <w:b/>
          <w:bCs/>
          <w:sz w:val="44"/>
          <w:szCs w:val="44"/>
        </w:rPr>
        <w:sectPr w:rsidR="00041680">
          <w:pgSz w:w="11906" w:h="16838"/>
          <w:pgMar w:top="1020" w:right="1020" w:bottom="907" w:left="1020" w:header="851" w:footer="850" w:gutter="0"/>
          <w:cols w:space="0"/>
          <w:docGrid w:type="lines" w:linePitch="312"/>
        </w:sectPr>
      </w:pPr>
    </w:p>
    <w:p w14:paraId="5846F5C3" w14:textId="77777777" w:rsidR="00641F64" w:rsidRPr="00641F64" w:rsidRDefault="00641F64" w:rsidP="00641F64">
      <w:pPr>
        <w:rPr>
          <w:rFonts w:ascii="SimSun" w:eastAsia="SimSun" w:hAnsi="SimSun" w:cs="SimSun"/>
          <w:b/>
          <w:bCs/>
          <w:sz w:val="28"/>
          <w:szCs w:val="28"/>
        </w:rPr>
      </w:pPr>
      <w:r w:rsidRPr="00641F64">
        <w:rPr>
          <w:rFonts w:ascii="SimSun" w:eastAsia="SimSun" w:hAnsi="SimSun" w:cs="SimSun"/>
          <w:b/>
          <w:bCs/>
          <w:sz w:val="28"/>
          <w:szCs w:val="28"/>
        </w:rPr>
        <w:lastRenderedPageBreak/>
        <w:t>Révision des enregistrements</w:t>
      </w:r>
    </w:p>
    <w:tbl>
      <w:tblPr>
        <w:tblStyle w:val="Grilledutableau"/>
        <w:tblW w:w="9539" w:type="dxa"/>
        <w:jc w:val="center"/>
        <w:tblLook w:val="04A0" w:firstRow="1" w:lastRow="0" w:firstColumn="1" w:lastColumn="0" w:noHBand="0" w:noVBand="1"/>
      </w:tblPr>
      <w:tblGrid>
        <w:gridCol w:w="1730"/>
        <w:gridCol w:w="1732"/>
        <w:gridCol w:w="4345"/>
        <w:gridCol w:w="1732"/>
      </w:tblGrid>
      <w:tr w:rsidR="00641F64" w14:paraId="286B70BF" w14:textId="77777777">
        <w:trPr>
          <w:trHeight w:val="885"/>
          <w:jc w:val="center"/>
        </w:trPr>
        <w:tc>
          <w:tcPr>
            <w:tcW w:w="1730" w:type="dxa"/>
            <w:vAlign w:val="center"/>
          </w:tcPr>
          <w:p w14:paraId="189FE28A" w14:textId="2AE5123B" w:rsidR="00641F64" w:rsidRDefault="00641F64" w:rsidP="00641F64">
            <w:pPr>
              <w:spacing w:line="400" w:lineRule="exact"/>
              <w:jc w:val="center"/>
              <w:rPr>
                <w:rFonts w:ascii="SimSun" w:eastAsia="SimSun" w:hAnsi="SimSun" w:cs="SimSun"/>
                <w:sz w:val="24"/>
              </w:rPr>
            </w:pPr>
            <w:r>
              <w:rPr>
                <w:rFonts w:cstheme="minorHAnsi"/>
                <w:sz w:val="24"/>
                <w:lang w:val="fr-FR"/>
              </w:rPr>
              <w:t>Date</w:t>
            </w:r>
          </w:p>
        </w:tc>
        <w:tc>
          <w:tcPr>
            <w:tcW w:w="1732" w:type="dxa"/>
            <w:vAlign w:val="center"/>
          </w:tcPr>
          <w:p w14:paraId="48C29755" w14:textId="30F93222" w:rsidR="00641F64" w:rsidRDefault="00641F64" w:rsidP="00641F64">
            <w:pPr>
              <w:spacing w:line="400" w:lineRule="exact"/>
              <w:jc w:val="center"/>
              <w:rPr>
                <w:rFonts w:ascii="SimSun" w:eastAsia="SimSun" w:hAnsi="SimSun" w:cs="SimSun"/>
                <w:sz w:val="24"/>
              </w:rPr>
            </w:pPr>
            <w:r>
              <w:rPr>
                <w:rFonts w:cstheme="minorHAnsi"/>
                <w:sz w:val="24"/>
                <w:lang w:val="fr-FR"/>
              </w:rPr>
              <w:t>Version</w:t>
            </w:r>
          </w:p>
        </w:tc>
        <w:tc>
          <w:tcPr>
            <w:tcW w:w="4345" w:type="dxa"/>
            <w:vAlign w:val="center"/>
          </w:tcPr>
          <w:p w14:paraId="6C34717E" w14:textId="63050DE1" w:rsidR="00641F64" w:rsidRDefault="00641F64" w:rsidP="00641F64">
            <w:pPr>
              <w:spacing w:line="400" w:lineRule="exact"/>
              <w:jc w:val="center"/>
              <w:rPr>
                <w:rFonts w:ascii="SimSun" w:eastAsia="SimSun" w:hAnsi="SimSun" w:cs="SimSun"/>
                <w:sz w:val="24"/>
              </w:rPr>
            </w:pPr>
            <w:r>
              <w:rPr>
                <w:rFonts w:cstheme="minorHAnsi"/>
                <w:sz w:val="24"/>
              </w:rPr>
              <w:t>M</w:t>
            </w:r>
            <w:r w:rsidRPr="002A4B18">
              <w:rPr>
                <w:rFonts w:cstheme="minorHAnsi"/>
                <w:sz w:val="24"/>
              </w:rPr>
              <w:t>odifications</w:t>
            </w:r>
          </w:p>
        </w:tc>
        <w:tc>
          <w:tcPr>
            <w:tcW w:w="1732" w:type="dxa"/>
            <w:vAlign w:val="center"/>
          </w:tcPr>
          <w:p w14:paraId="32F2D1E8" w14:textId="53F24E2C" w:rsidR="00641F64" w:rsidRDefault="00641F64" w:rsidP="00641F64">
            <w:pPr>
              <w:spacing w:line="400" w:lineRule="exact"/>
              <w:jc w:val="center"/>
              <w:rPr>
                <w:rFonts w:ascii="SimSun" w:eastAsia="SimSun" w:hAnsi="SimSun" w:cs="SimSun"/>
                <w:sz w:val="24"/>
              </w:rPr>
            </w:pPr>
            <w:r w:rsidRPr="002A4B18">
              <w:rPr>
                <w:rFonts w:cstheme="minorHAnsi"/>
                <w:sz w:val="24"/>
              </w:rPr>
              <w:t>Réviseur</w:t>
            </w:r>
          </w:p>
        </w:tc>
      </w:tr>
      <w:tr w:rsidR="00641F64" w14:paraId="248C85A4" w14:textId="77777777">
        <w:trPr>
          <w:trHeight w:val="662"/>
          <w:jc w:val="center"/>
        </w:trPr>
        <w:tc>
          <w:tcPr>
            <w:tcW w:w="1730" w:type="dxa"/>
            <w:vAlign w:val="center"/>
          </w:tcPr>
          <w:p w14:paraId="3CD12375" w14:textId="57E2DBAA" w:rsidR="00641F64" w:rsidRDefault="00CB7BF4" w:rsidP="00641F64">
            <w:pPr>
              <w:spacing w:line="400" w:lineRule="exact"/>
              <w:jc w:val="center"/>
              <w:rPr>
                <w:rFonts w:ascii="SimSun" w:eastAsia="SimSun" w:hAnsi="SimSun" w:cs="SimSun"/>
                <w:sz w:val="24"/>
              </w:rPr>
            </w:pPr>
            <w:r>
              <w:rPr>
                <w:rFonts w:cstheme="minorHAnsi"/>
                <w:sz w:val="24"/>
              </w:rPr>
              <w:t>26</w:t>
            </w:r>
            <w:r w:rsidR="00641F64">
              <w:rPr>
                <w:rFonts w:cstheme="minorHAnsi"/>
                <w:sz w:val="24"/>
              </w:rPr>
              <w:t>-04-2026</w:t>
            </w:r>
          </w:p>
        </w:tc>
        <w:tc>
          <w:tcPr>
            <w:tcW w:w="1732" w:type="dxa"/>
            <w:vAlign w:val="center"/>
          </w:tcPr>
          <w:p w14:paraId="3E4A11B3" w14:textId="55C039D4" w:rsidR="00641F64" w:rsidRDefault="00641F64" w:rsidP="00641F64">
            <w:pPr>
              <w:spacing w:line="400" w:lineRule="exact"/>
              <w:jc w:val="center"/>
              <w:rPr>
                <w:rFonts w:ascii="SimSun" w:eastAsia="SimSun" w:hAnsi="SimSun" w:cs="SimSun"/>
                <w:sz w:val="24"/>
              </w:rPr>
            </w:pPr>
            <w:r>
              <w:rPr>
                <w:rFonts w:cstheme="minorHAnsi"/>
                <w:sz w:val="24"/>
              </w:rPr>
              <w:t>V0</w:t>
            </w:r>
          </w:p>
        </w:tc>
        <w:tc>
          <w:tcPr>
            <w:tcW w:w="4345" w:type="dxa"/>
            <w:vAlign w:val="center"/>
          </w:tcPr>
          <w:p w14:paraId="3A95E3D5" w14:textId="4A775A39" w:rsidR="00641F64" w:rsidRDefault="00641F64" w:rsidP="00641F64">
            <w:pPr>
              <w:spacing w:line="400" w:lineRule="exact"/>
              <w:jc w:val="center"/>
              <w:rPr>
                <w:rFonts w:ascii="SimSun" w:eastAsia="SimSun" w:hAnsi="SimSun" w:cs="SimSun"/>
                <w:sz w:val="24"/>
              </w:rPr>
            </w:pPr>
            <w:r>
              <w:rPr>
                <w:rFonts w:cstheme="minorHAnsi"/>
                <w:sz w:val="24"/>
              </w:rPr>
              <w:t>Creation</w:t>
            </w:r>
          </w:p>
        </w:tc>
        <w:tc>
          <w:tcPr>
            <w:tcW w:w="1732" w:type="dxa"/>
            <w:vAlign w:val="center"/>
          </w:tcPr>
          <w:p w14:paraId="23523A1F" w14:textId="5FCD1F3C" w:rsidR="00641F64" w:rsidRDefault="00641F64" w:rsidP="00641F64">
            <w:pPr>
              <w:spacing w:line="400" w:lineRule="exact"/>
              <w:jc w:val="center"/>
              <w:rPr>
                <w:rFonts w:ascii="SimSun" w:eastAsia="SimSun" w:hAnsi="SimSun" w:cs="SimSun"/>
                <w:sz w:val="24"/>
              </w:rPr>
            </w:pPr>
            <w:r>
              <w:rPr>
                <w:rFonts w:cstheme="minorHAnsi"/>
                <w:sz w:val="24"/>
              </w:rPr>
              <w:t>Naoures Zaag</w:t>
            </w:r>
          </w:p>
        </w:tc>
      </w:tr>
      <w:tr w:rsidR="00041680" w14:paraId="629B6563" w14:textId="77777777">
        <w:trPr>
          <w:trHeight w:val="662"/>
          <w:jc w:val="center"/>
        </w:trPr>
        <w:tc>
          <w:tcPr>
            <w:tcW w:w="1730" w:type="dxa"/>
            <w:vAlign w:val="center"/>
          </w:tcPr>
          <w:p w14:paraId="3DEF97E8" w14:textId="39A42CC9" w:rsidR="00041680" w:rsidRDefault="00041680">
            <w:pPr>
              <w:spacing w:line="400" w:lineRule="exact"/>
              <w:jc w:val="center"/>
              <w:rPr>
                <w:rFonts w:ascii="SimSun" w:eastAsia="SimSun" w:hAnsi="SimSun" w:cs="SimSun"/>
                <w:sz w:val="24"/>
              </w:rPr>
            </w:pPr>
          </w:p>
        </w:tc>
        <w:tc>
          <w:tcPr>
            <w:tcW w:w="1732" w:type="dxa"/>
            <w:vAlign w:val="center"/>
          </w:tcPr>
          <w:p w14:paraId="2BA36305" w14:textId="59BCC37B" w:rsidR="00041680" w:rsidRDefault="00041680">
            <w:pPr>
              <w:spacing w:line="400" w:lineRule="exact"/>
              <w:jc w:val="center"/>
              <w:rPr>
                <w:rFonts w:ascii="SimSun" w:eastAsia="SimSun" w:hAnsi="SimSun" w:cs="SimSun"/>
                <w:sz w:val="24"/>
              </w:rPr>
            </w:pPr>
          </w:p>
        </w:tc>
        <w:tc>
          <w:tcPr>
            <w:tcW w:w="4345" w:type="dxa"/>
            <w:vAlign w:val="center"/>
          </w:tcPr>
          <w:p w14:paraId="361A7216" w14:textId="290C58F0" w:rsidR="00041680" w:rsidRDefault="00041680">
            <w:pPr>
              <w:spacing w:line="400" w:lineRule="exact"/>
              <w:jc w:val="center"/>
              <w:rPr>
                <w:rFonts w:ascii="SimSun" w:eastAsia="SimSun" w:hAnsi="SimSun" w:cs="SimSun"/>
                <w:sz w:val="24"/>
              </w:rPr>
            </w:pPr>
          </w:p>
        </w:tc>
        <w:tc>
          <w:tcPr>
            <w:tcW w:w="1732" w:type="dxa"/>
            <w:vAlign w:val="center"/>
          </w:tcPr>
          <w:p w14:paraId="2F978378" w14:textId="71C837AA" w:rsidR="00041680" w:rsidRDefault="00041680">
            <w:pPr>
              <w:spacing w:line="400" w:lineRule="exact"/>
              <w:jc w:val="center"/>
              <w:rPr>
                <w:rFonts w:ascii="SimSun" w:eastAsia="SimSun" w:hAnsi="SimSun" w:cs="SimSun"/>
                <w:sz w:val="24"/>
              </w:rPr>
            </w:pPr>
          </w:p>
        </w:tc>
      </w:tr>
      <w:tr w:rsidR="00041680" w14:paraId="060CB475" w14:textId="77777777">
        <w:trPr>
          <w:trHeight w:val="662"/>
          <w:jc w:val="center"/>
        </w:trPr>
        <w:tc>
          <w:tcPr>
            <w:tcW w:w="1730" w:type="dxa"/>
            <w:vAlign w:val="center"/>
          </w:tcPr>
          <w:p w14:paraId="7E8D7C26" w14:textId="10F5DD69" w:rsidR="00041680" w:rsidRDefault="00041680">
            <w:pPr>
              <w:spacing w:line="400" w:lineRule="exact"/>
              <w:jc w:val="center"/>
              <w:rPr>
                <w:rFonts w:ascii="SimSun" w:eastAsia="SimSun" w:hAnsi="SimSun" w:cs="SimSun"/>
                <w:sz w:val="24"/>
              </w:rPr>
            </w:pPr>
          </w:p>
        </w:tc>
        <w:tc>
          <w:tcPr>
            <w:tcW w:w="1732" w:type="dxa"/>
            <w:vAlign w:val="center"/>
          </w:tcPr>
          <w:p w14:paraId="14E0C14F" w14:textId="3A37FD1C" w:rsidR="00041680" w:rsidRDefault="00041680">
            <w:pPr>
              <w:spacing w:line="400" w:lineRule="exact"/>
              <w:jc w:val="center"/>
              <w:rPr>
                <w:rFonts w:ascii="SimSun" w:eastAsia="SimSun" w:hAnsi="SimSun" w:cs="SimSun"/>
                <w:sz w:val="24"/>
              </w:rPr>
            </w:pPr>
          </w:p>
        </w:tc>
        <w:tc>
          <w:tcPr>
            <w:tcW w:w="4345" w:type="dxa"/>
            <w:vAlign w:val="center"/>
          </w:tcPr>
          <w:p w14:paraId="0D649EC9" w14:textId="24A071BC" w:rsidR="00041680" w:rsidRDefault="00041680">
            <w:pPr>
              <w:spacing w:line="400" w:lineRule="exact"/>
              <w:jc w:val="center"/>
              <w:rPr>
                <w:rFonts w:ascii="SimSun" w:eastAsia="SimSun" w:hAnsi="SimSun" w:cs="SimSun"/>
                <w:sz w:val="24"/>
              </w:rPr>
            </w:pPr>
          </w:p>
        </w:tc>
        <w:tc>
          <w:tcPr>
            <w:tcW w:w="1732" w:type="dxa"/>
            <w:vAlign w:val="center"/>
          </w:tcPr>
          <w:p w14:paraId="682C4980" w14:textId="6A56F275" w:rsidR="00041680" w:rsidRDefault="00041680">
            <w:pPr>
              <w:spacing w:line="400" w:lineRule="exact"/>
              <w:jc w:val="center"/>
              <w:rPr>
                <w:rFonts w:ascii="SimSun" w:eastAsia="SimSun" w:hAnsi="SimSun" w:cs="SimSun"/>
                <w:sz w:val="24"/>
              </w:rPr>
            </w:pPr>
          </w:p>
        </w:tc>
      </w:tr>
      <w:tr w:rsidR="00041680" w14:paraId="776D1FB5" w14:textId="77777777">
        <w:trPr>
          <w:trHeight w:val="662"/>
          <w:jc w:val="center"/>
        </w:trPr>
        <w:tc>
          <w:tcPr>
            <w:tcW w:w="1730" w:type="dxa"/>
            <w:vAlign w:val="center"/>
          </w:tcPr>
          <w:p w14:paraId="307390C5" w14:textId="30AC89EA" w:rsidR="00041680" w:rsidRDefault="00041680">
            <w:pPr>
              <w:spacing w:line="400" w:lineRule="exact"/>
              <w:jc w:val="center"/>
              <w:rPr>
                <w:rFonts w:ascii="SimSun" w:eastAsia="SimSun" w:hAnsi="SimSun" w:cs="SimSun"/>
                <w:sz w:val="24"/>
              </w:rPr>
            </w:pPr>
          </w:p>
        </w:tc>
        <w:tc>
          <w:tcPr>
            <w:tcW w:w="1732" w:type="dxa"/>
            <w:vAlign w:val="center"/>
          </w:tcPr>
          <w:p w14:paraId="5C85AC1B" w14:textId="58F7ACC9" w:rsidR="00041680" w:rsidRDefault="00041680">
            <w:pPr>
              <w:spacing w:line="400" w:lineRule="exact"/>
              <w:jc w:val="center"/>
              <w:rPr>
                <w:rFonts w:ascii="SimSun" w:eastAsia="SimSun" w:hAnsi="SimSun" w:cs="SimSun"/>
                <w:sz w:val="24"/>
              </w:rPr>
            </w:pPr>
          </w:p>
        </w:tc>
        <w:tc>
          <w:tcPr>
            <w:tcW w:w="4345" w:type="dxa"/>
            <w:vAlign w:val="center"/>
          </w:tcPr>
          <w:p w14:paraId="0F288026" w14:textId="686DD7AB" w:rsidR="00041680" w:rsidRDefault="00041680">
            <w:pPr>
              <w:spacing w:line="400" w:lineRule="exact"/>
              <w:jc w:val="center"/>
              <w:rPr>
                <w:rFonts w:ascii="SimSun" w:eastAsia="SimSun" w:hAnsi="SimSun" w:cs="SimSun"/>
                <w:sz w:val="24"/>
              </w:rPr>
            </w:pPr>
          </w:p>
        </w:tc>
        <w:tc>
          <w:tcPr>
            <w:tcW w:w="1732" w:type="dxa"/>
            <w:vAlign w:val="center"/>
          </w:tcPr>
          <w:p w14:paraId="1FC8DA58" w14:textId="433BCE80" w:rsidR="00041680" w:rsidRDefault="00041680">
            <w:pPr>
              <w:spacing w:line="400" w:lineRule="exact"/>
              <w:jc w:val="center"/>
              <w:rPr>
                <w:rFonts w:ascii="SimSun" w:eastAsia="SimSun" w:hAnsi="SimSun" w:cs="SimSun"/>
                <w:sz w:val="24"/>
              </w:rPr>
            </w:pPr>
          </w:p>
        </w:tc>
      </w:tr>
      <w:tr w:rsidR="00041680" w14:paraId="509AA5EE" w14:textId="77777777">
        <w:trPr>
          <w:trHeight w:val="622"/>
          <w:jc w:val="center"/>
        </w:trPr>
        <w:tc>
          <w:tcPr>
            <w:tcW w:w="1730" w:type="dxa"/>
            <w:vAlign w:val="center"/>
          </w:tcPr>
          <w:p w14:paraId="3066565F" w14:textId="3030A0FF" w:rsidR="00041680" w:rsidRDefault="00041680">
            <w:pPr>
              <w:spacing w:line="400" w:lineRule="exact"/>
              <w:jc w:val="center"/>
              <w:rPr>
                <w:rFonts w:ascii="SimSun" w:eastAsia="SimSun" w:hAnsi="SimSun" w:cs="SimSun"/>
                <w:sz w:val="24"/>
              </w:rPr>
            </w:pPr>
          </w:p>
        </w:tc>
        <w:tc>
          <w:tcPr>
            <w:tcW w:w="1732" w:type="dxa"/>
            <w:vAlign w:val="center"/>
          </w:tcPr>
          <w:p w14:paraId="610C387A" w14:textId="44EF6CE0" w:rsidR="00041680" w:rsidRDefault="00041680">
            <w:pPr>
              <w:spacing w:line="400" w:lineRule="exact"/>
              <w:jc w:val="center"/>
              <w:rPr>
                <w:rFonts w:ascii="SimSun" w:eastAsia="SimSun" w:hAnsi="SimSun" w:cs="SimSun"/>
                <w:sz w:val="24"/>
              </w:rPr>
            </w:pPr>
          </w:p>
        </w:tc>
        <w:tc>
          <w:tcPr>
            <w:tcW w:w="4345" w:type="dxa"/>
            <w:vAlign w:val="center"/>
          </w:tcPr>
          <w:p w14:paraId="2CDF827A" w14:textId="66F0F4E2" w:rsidR="00041680" w:rsidRDefault="00041680">
            <w:pPr>
              <w:spacing w:line="400" w:lineRule="exact"/>
              <w:jc w:val="center"/>
              <w:rPr>
                <w:rFonts w:ascii="SimSun" w:eastAsia="SimSun" w:hAnsi="SimSun" w:cs="SimSun"/>
                <w:sz w:val="24"/>
              </w:rPr>
            </w:pPr>
          </w:p>
        </w:tc>
        <w:tc>
          <w:tcPr>
            <w:tcW w:w="1732" w:type="dxa"/>
            <w:vAlign w:val="center"/>
          </w:tcPr>
          <w:p w14:paraId="159D5A37" w14:textId="6633A940" w:rsidR="00041680" w:rsidRDefault="00041680">
            <w:pPr>
              <w:spacing w:line="400" w:lineRule="exact"/>
              <w:jc w:val="center"/>
              <w:rPr>
                <w:rFonts w:ascii="SimSun" w:eastAsia="SimSun" w:hAnsi="SimSun" w:cs="SimSun"/>
                <w:sz w:val="24"/>
              </w:rPr>
            </w:pPr>
          </w:p>
        </w:tc>
      </w:tr>
      <w:tr w:rsidR="00041680" w14:paraId="3043D43C" w14:textId="77777777">
        <w:trPr>
          <w:trHeight w:val="662"/>
          <w:jc w:val="center"/>
        </w:trPr>
        <w:tc>
          <w:tcPr>
            <w:tcW w:w="1730" w:type="dxa"/>
            <w:vAlign w:val="center"/>
          </w:tcPr>
          <w:p w14:paraId="57DC6CE8" w14:textId="0F8E1FFA" w:rsidR="00041680" w:rsidRDefault="00041680">
            <w:pPr>
              <w:spacing w:line="400" w:lineRule="exact"/>
              <w:jc w:val="center"/>
              <w:rPr>
                <w:rFonts w:ascii="SimSun" w:eastAsia="SimSun" w:hAnsi="SimSun" w:cs="SimSun"/>
                <w:sz w:val="24"/>
              </w:rPr>
            </w:pPr>
          </w:p>
        </w:tc>
        <w:tc>
          <w:tcPr>
            <w:tcW w:w="1732" w:type="dxa"/>
            <w:vAlign w:val="center"/>
          </w:tcPr>
          <w:p w14:paraId="3E4AEB21" w14:textId="1E5A76D9" w:rsidR="00041680" w:rsidRDefault="00041680">
            <w:pPr>
              <w:spacing w:line="400" w:lineRule="exact"/>
              <w:jc w:val="center"/>
              <w:rPr>
                <w:rFonts w:ascii="SimSun" w:eastAsia="SimSun" w:hAnsi="SimSun" w:cs="SimSun"/>
                <w:sz w:val="24"/>
              </w:rPr>
            </w:pPr>
          </w:p>
        </w:tc>
        <w:tc>
          <w:tcPr>
            <w:tcW w:w="4345" w:type="dxa"/>
            <w:vAlign w:val="center"/>
          </w:tcPr>
          <w:p w14:paraId="5B2B2B93" w14:textId="2BB01D22" w:rsidR="00041680" w:rsidRDefault="00041680">
            <w:pPr>
              <w:spacing w:line="400" w:lineRule="exact"/>
              <w:jc w:val="center"/>
              <w:rPr>
                <w:rFonts w:ascii="SimSun" w:eastAsia="SimSun" w:hAnsi="SimSun" w:cs="SimSun"/>
                <w:sz w:val="24"/>
              </w:rPr>
            </w:pPr>
          </w:p>
        </w:tc>
        <w:tc>
          <w:tcPr>
            <w:tcW w:w="1732" w:type="dxa"/>
            <w:vAlign w:val="center"/>
          </w:tcPr>
          <w:p w14:paraId="22339765" w14:textId="549D2563" w:rsidR="00041680" w:rsidRDefault="00041680">
            <w:pPr>
              <w:spacing w:line="400" w:lineRule="exact"/>
              <w:jc w:val="center"/>
              <w:rPr>
                <w:rFonts w:ascii="SimSun" w:eastAsia="SimSun" w:hAnsi="SimSun" w:cs="SimSun"/>
                <w:sz w:val="24"/>
              </w:rPr>
            </w:pPr>
          </w:p>
        </w:tc>
      </w:tr>
      <w:tr w:rsidR="00041680" w14:paraId="734EDE06" w14:textId="77777777">
        <w:trPr>
          <w:trHeight w:val="740"/>
          <w:jc w:val="center"/>
        </w:trPr>
        <w:tc>
          <w:tcPr>
            <w:tcW w:w="1730" w:type="dxa"/>
            <w:vAlign w:val="center"/>
          </w:tcPr>
          <w:p w14:paraId="3531D3C5" w14:textId="2EBAD4CC" w:rsidR="00041680" w:rsidRDefault="00041680">
            <w:pPr>
              <w:spacing w:line="400" w:lineRule="exact"/>
              <w:jc w:val="center"/>
              <w:rPr>
                <w:rFonts w:ascii="SimSun" w:eastAsia="SimSun" w:hAnsi="SimSun" w:cs="SimSun"/>
                <w:sz w:val="24"/>
              </w:rPr>
            </w:pPr>
          </w:p>
        </w:tc>
        <w:tc>
          <w:tcPr>
            <w:tcW w:w="1732" w:type="dxa"/>
            <w:vAlign w:val="center"/>
          </w:tcPr>
          <w:p w14:paraId="5395FB77" w14:textId="65F2CD4C" w:rsidR="00041680" w:rsidRDefault="00041680">
            <w:pPr>
              <w:spacing w:line="400" w:lineRule="exact"/>
              <w:jc w:val="center"/>
              <w:rPr>
                <w:rFonts w:ascii="SimSun" w:eastAsia="SimSun" w:hAnsi="SimSun" w:cs="SimSun"/>
                <w:sz w:val="24"/>
              </w:rPr>
            </w:pPr>
          </w:p>
        </w:tc>
        <w:tc>
          <w:tcPr>
            <w:tcW w:w="4345" w:type="dxa"/>
            <w:vAlign w:val="center"/>
          </w:tcPr>
          <w:p w14:paraId="3BDCE856" w14:textId="3448BFCC" w:rsidR="00041680" w:rsidRDefault="00041680">
            <w:pPr>
              <w:spacing w:line="400" w:lineRule="exact"/>
              <w:jc w:val="center"/>
              <w:rPr>
                <w:rFonts w:ascii="SimSun" w:eastAsia="SimSun" w:hAnsi="SimSun" w:cs="SimSun"/>
                <w:sz w:val="24"/>
              </w:rPr>
            </w:pPr>
          </w:p>
        </w:tc>
        <w:tc>
          <w:tcPr>
            <w:tcW w:w="1732" w:type="dxa"/>
            <w:vAlign w:val="center"/>
          </w:tcPr>
          <w:p w14:paraId="24C9F87F" w14:textId="5A6D75B0" w:rsidR="00041680" w:rsidRDefault="00041680">
            <w:pPr>
              <w:spacing w:line="400" w:lineRule="exact"/>
              <w:jc w:val="center"/>
              <w:rPr>
                <w:rFonts w:ascii="SimSun" w:eastAsia="SimSun" w:hAnsi="SimSun" w:cs="SimSun"/>
                <w:sz w:val="24"/>
              </w:rPr>
            </w:pPr>
          </w:p>
        </w:tc>
      </w:tr>
      <w:tr w:rsidR="00041680" w14:paraId="0545CD8E" w14:textId="77777777">
        <w:trPr>
          <w:trHeight w:val="740"/>
          <w:jc w:val="center"/>
        </w:trPr>
        <w:tc>
          <w:tcPr>
            <w:tcW w:w="1730" w:type="dxa"/>
            <w:vAlign w:val="center"/>
          </w:tcPr>
          <w:p w14:paraId="33A88DBB" w14:textId="32804007" w:rsidR="00041680" w:rsidRDefault="00041680">
            <w:pPr>
              <w:spacing w:line="400" w:lineRule="exact"/>
              <w:jc w:val="center"/>
              <w:rPr>
                <w:rFonts w:ascii="SimSun" w:eastAsia="SimSun" w:hAnsi="SimSun" w:cs="SimSun"/>
                <w:sz w:val="24"/>
              </w:rPr>
            </w:pPr>
          </w:p>
        </w:tc>
        <w:tc>
          <w:tcPr>
            <w:tcW w:w="1732" w:type="dxa"/>
            <w:vAlign w:val="center"/>
          </w:tcPr>
          <w:p w14:paraId="64521B05" w14:textId="1AE085F8" w:rsidR="00041680" w:rsidRDefault="00041680">
            <w:pPr>
              <w:spacing w:line="400" w:lineRule="exact"/>
              <w:jc w:val="center"/>
              <w:rPr>
                <w:rFonts w:ascii="SimSun" w:eastAsia="SimSun" w:hAnsi="SimSun" w:cs="SimSun"/>
                <w:sz w:val="24"/>
              </w:rPr>
            </w:pPr>
          </w:p>
        </w:tc>
        <w:tc>
          <w:tcPr>
            <w:tcW w:w="4345" w:type="dxa"/>
            <w:vAlign w:val="center"/>
          </w:tcPr>
          <w:p w14:paraId="3CE371B9" w14:textId="335339E3" w:rsidR="00041680" w:rsidRDefault="00041680">
            <w:pPr>
              <w:spacing w:line="400" w:lineRule="exact"/>
              <w:jc w:val="center"/>
              <w:rPr>
                <w:rFonts w:ascii="SimSun" w:eastAsia="SimSun" w:hAnsi="SimSun" w:cs="SimSun"/>
                <w:sz w:val="24"/>
              </w:rPr>
            </w:pPr>
          </w:p>
        </w:tc>
        <w:tc>
          <w:tcPr>
            <w:tcW w:w="1732" w:type="dxa"/>
            <w:vAlign w:val="center"/>
          </w:tcPr>
          <w:p w14:paraId="7C8E970D" w14:textId="50825712" w:rsidR="00041680" w:rsidRDefault="00041680">
            <w:pPr>
              <w:spacing w:line="400" w:lineRule="exact"/>
              <w:jc w:val="center"/>
              <w:rPr>
                <w:rFonts w:ascii="SimSun" w:eastAsia="SimSun" w:hAnsi="SimSun" w:cs="SimSun"/>
                <w:sz w:val="24"/>
              </w:rPr>
            </w:pPr>
          </w:p>
        </w:tc>
      </w:tr>
      <w:tr w:rsidR="00041680" w14:paraId="498E059F" w14:textId="77777777">
        <w:trPr>
          <w:trHeight w:val="740"/>
          <w:jc w:val="center"/>
        </w:trPr>
        <w:tc>
          <w:tcPr>
            <w:tcW w:w="1730" w:type="dxa"/>
            <w:vAlign w:val="center"/>
          </w:tcPr>
          <w:p w14:paraId="61EB6F90" w14:textId="4160D69C" w:rsidR="00041680" w:rsidRDefault="00041680">
            <w:pPr>
              <w:spacing w:line="400" w:lineRule="exact"/>
              <w:jc w:val="center"/>
              <w:rPr>
                <w:rFonts w:ascii="SimSun" w:eastAsia="SimSun" w:hAnsi="SimSun" w:cs="SimSun"/>
                <w:sz w:val="24"/>
              </w:rPr>
            </w:pPr>
          </w:p>
        </w:tc>
        <w:tc>
          <w:tcPr>
            <w:tcW w:w="1732" w:type="dxa"/>
            <w:vAlign w:val="center"/>
          </w:tcPr>
          <w:p w14:paraId="2023E33F" w14:textId="31DB33D9" w:rsidR="00041680" w:rsidRDefault="00041680">
            <w:pPr>
              <w:spacing w:line="400" w:lineRule="exact"/>
              <w:jc w:val="center"/>
              <w:rPr>
                <w:rFonts w:ascii="SimSun" w:eastAsia="SimSun" w:hAnsi="SimSun" w:cs="SimSun"/>
                <w:sz w:val="24"/>
              </w:rPr>
            </w:pPr>
          </w:p>
        </w:tc>
        <w:tc>
          <w:tcPr>
            <w:tcW w:w="4345" w:type="dxa"/>
            <w:vAlign w:val="center"/>
          </w:tcPr>
          <w:p w14:paraId="1BD1AC00" w14:textId="15DF4809" w:rsidR="00041680" w:rsidRDefault="00041680">
            <w:pPr>
              <w:spacing w:line="400" w:lineRule="exact"/>
              <w:jc w:val="center"/>
              <w:rPr>
                <w:rFonts w:ascii="SimSun" w:eastAsia="SimSun" w:hAnsi="SimSun" w:cs="SimSun"/>
                <w:sz w:val="24"/>
              </w:rPr>
            </w:pPr>
          </w:p>
        </w:tc>
        <w:tc>
          <w:tcPr>
            <w:tcW w:w="1732" w:type="dxa"/>
            <w:vAlign w:val="center"/>
          </w:tcPr>
          <w:p w14:paraId="55C033BF" w14:textId="7D252A93" w:rsidR="00041680" w:rsidRDefault="00041680">
            <w:pPr>
              <w:spacing w:line="400" w:lineRule="exact"/>
              <w:jc w:val="center"/>
              <w:rPr>
                <w:rFonts w:ascii="SimSun" w:eastAsia="SimSun" w:hAnsi="SimSun" w:cs="SimSun"/>
                <w:sz w:val="24"/>
              </w:rPr>
            </w:pPr>
          </w:p>
        </w:tc>
      </w:tr>
      <w:tr w:rsidR="00041680" w14:paraId="7C2B93F6" w14:textId="77777777">
        <w:trPr>
          <w:trHeight w:val="740"/>
          <w:jc w:val="center"/>
        </w:trPr>
        <w:tc>
          <w:tcPr>
            <w:tcW w:w="1730" w:type="dxa"/>
            <w:vAlign w:val="center"/>
          </w:tcPr>
          <w:p w14:paraId="687A796E" w14:textId="77777777" w:rsidR="00041680" w:rsidRDefault="00041680">
            <w:pPr>
              <w:spacing w:line="400" w:lineRule="exact"/>
              <w:jc w:val="center"/>
              <w:rPr>
                <w:rFonts w:ascii="SimSun" w:eastAsia="SimSun" w:hAnsi="SimSun" w:cs="SimSun"/>
                <w:sz w:val="24"/>
              </w:rPr>
            </w:pPr>
          </w:p>
        </w:tc>
        <w:tc>
          <w:tcPr>
            <w:tcW w:w="1732" w:type="dxa"/>
            <w:vAlign w:val="center"/>
          </w:tcPr>
          <w:p w14:paraId="3D91548B" w14:textId="77777777" w:rsidR="00041680" w:rsidRDefault="00041680">
            <w:pPr>
              <w:spacing w:line="400" w:lineRule="exact"/>
              <w:jc w:val="center"/>
              <w:rPr>
                <w:rFonts w:ascii="SimSun" w:eastAsia="SimSun" w:hAnsi="SimSun" w:cs="SimSun"/>
                <w:sz w:val="24"/>
              </w:rPr>
            </w:pPr>
          </w:p>
        </w:tc>
        <w:tc>
          <w:tcPr>
            <w:tcW w:w="4345" w:type="dxa"/>
            <w:vAlign w:val="center"/>
          </w:tcPr>
          <w:p w14:paraId="0B651B56" w14:textId="77777777" w:rsidR="00041680" w:rsidRDefault="00041680">
            <w:pPr>
              <w:spacing w:line="400" w:lineRule="exact"/>
              <w:jc w:val="center"/>
              <w:rPr>
                <w:rFonts w:ascii="SimSun" w:eastAsia="SimSun" w:hAnsi="SimSun" w:cs="SimSun"/>
                <w:sz w:val="24"/>
              </w:rPr>
            </w:pPr>
          </w:p>
        </w:tc>
        <w:tc>
          <w:tcPr>
            <w:tcW w:w="1732" w:type="dxa"/>
            <w:vAlign w:val="center"/>
          </w:tcPr>
          <w:p w14:paraId="40D6669E" w14:textId="77777777" w:rsidR="00041680" w:rsidRDefault="00041680">
            <w:pPr>
              <w:spacing w:line="400" w:lineRule="exact"/>
              <w:jc w:val="center"/>
              <w:rPr>
                <w:rFonts w:ascii="SimSun" w:eastAsia="SimSun" w:hAnsi="SimSun" w:cs="SimSun"/>
                <w:sz w:val="24"/>
              </w:rPr>
            </w:pPr>
          </w:p>
        </w:tc>
      </w:tr>
      <w:tr w:rsidR="00041680" w14:paraId="7445C958" w14:textId="77777777">
        <w:trPr>
          <w:trHeight w:val="740"/>
          <w:jc w:val="center"/>
        </w:trPr>
        <w:tc>
          <w:tcPr>
            <w:tcW w:w="1730" w:type="dxa"/>
            <w:vAlign w:val="center"/>
          </w:tcPr>
          <w:p w14:paraId="2ED83908" w14:textId="77777777" w:rsidR="00041680" w:rsidRDefault="00041680">
            <w:pPr>
              <w:spacing w:line="400" w:lineRule="exact"/>
              <w:jc w:val="center"/>
              <w:rPr>
                <w:rFonts w:ascii="SimSun" w:eastAsia="SimSun" w:hAnsi="SimSun" w:cs="SimSun"/>
                <w:sz w:val="24"/>
              </w:rPr>
            </w:pPr>
          </w:p>
        </w:tc>
        <w:tc>
          <w:tcPr>
            <w:tcW w:w="1732" w:type="dxa"/>
            <w:vAlign w:val="center"/>
          </w:tcPr>
          <w:p w14:paraId="3810BAB4" w14:textId="77777777" w:rsidR="00041680" w:rsidRDefault="00041680">
            <w:pPr>
              <w:spacing w:line="400" w:lineRule="exact"/>
              <w:jc w:val="center"/>
              <w:rPr>
                <w:rFonts w:ascii="SimSun" w:eastAsia="SimSun" w:hAnsi="SimSun" w:cs="SimSun"/>
                <w:sz w:val="24"/>
              </w:rPr>
            </w:pPr>
          </w:p>
        </w:tc>
        <w:tc>
          <w:tcPr>
            <w:tcW w:w="4345" w:type="dxa"/>
            <w:vAlign w:val="center"/>
          </w:tcPr>
          <w:p w14:paraId="74D75A36" w14:textId="77777777" w:rsidR="00041680" w:rsidRDefault="00041680">
            <w:pPr>
              <w:spacing w:line="400" w:lineRule="exact"/>
              <w:jc w:val="center"/>
              <w:rPr>
                <w:rFonts w:ascii="SimSun" w:eastAsia="SimSun" w:hAnsi="SimSun" w:cs="SimSun"/>
                <w:sz w:val="24"/>
              </w:rPr>
            </w:pPr>
          </w:p>
        </w:tc>
        <w:tc>
          <w:tcPr>
            <w:tcW w:w="1732" w:type="dxa"/>
            <w:vAlign w:val="center"/>
          </w:tcPr>
          <w:p w14:paraId="04ACCD1F" w14:textId="77777777" w:rsidR="00041680" w:rsidRDefault="00041680">
            <w:pPr>
              <w:spacing w:line="400" w:lineRule="exact"/>
              <w:jc w:val="center"/>
              <w:rPr>
                <w:rFonts w:ascii="SimSun" w:eastAsia="SimSun" w:hAnsi="SimSun" w:cs="SimSun"/>
                <w:sz w:val="24"/>
              </w:rPr>
            </w:pPr>
          </w:p>
        </w:tc>
      </w:tr>
      <w:tr w:rsidR="00041680" w14:paraId="2D5747F0" w14:textId="77777777">
        <w:trPr>
          <w:trHeight w:val="740"/>
          <w:jc w:val="center"/>
        </w:trPr>
        <w:tc>
          <w:tcPr>
            <w:tcW w:w="1730" w:type="dxa"/>
            <w:vAlign w:val="center"/>
          </w:tcPr>
          <w:p w14:paraId="344A1FD1" w14:textId="77777777" w:rsidR="00041680" w:rsidRDefault="00041680">
            <w:pPr>
              <w:spacing w:line="400" w:lineRule="exact"/>
              <w:jc w:val="center"/>
              <w:rPr>
                <w:rFonts w:ascii="SimSun" w:eastAsia="SimSun" w:hAnsi="SimSun" w:cs="SimSun"/>
                <w:sz w:val="24"/>
              </w:rPr>
            </w:pPr>
          </w:p>
        </w:tc>
        <w:tc>
          <w:tcPr>
            <w:tcW w:w="1732" w:type="dxa"/>
            <w:vAlign w:val="center"/>
          </w:tcPr>
          <w:p w14:paraId="1AB36FAB" w14:textId="77777777" w:rsidR="00041680" w:rsidRDefault="00041680">
            <w:pPr>
              <w:spacing w:line="400" w:lineRule="exact"/>
              <w:jc w:val="center"/>
              <w:rPr>
                <w:rFonts w:ascii="SimSun" w:eastAsia="SimSun" w:hAnsi="SimSun" w:cs="SimSun"/>
                <w:sz w:val="24"/>
              </w:rPr>
            </w:pPr>
          </w:p>
        </w:tc>
        <w:tc>
          <w:tcPr>
            <w:tcW w:w="4345" w:type="dxa"/>
            <w:vAlign w:val="center"/>
          </w:tcPr>
          <w:p w14:paraId="70CFA552" w14:textId="77777777" w:rsidR="00041680" w:rsidRDefault="00041680">
            <w:pPr>
              <w:spacing w:line="400" w:lineRule="exact"/>
              <w:jc w:val="center"/>
              <w:rPr>
                <w:rFonts w:ascii="SimSun" w:eastAsia="SimSun" w:hAnsi="SimSun" w:cs="SimSun"/>
                <w:sz w:val="24"/>
              </w:rPr>
            </w:pPr>
          </w:p>
        </w:tc>
        <w:tc>
          <w:tcPr>
            <w:tcW w:w="1732" w:type="dxa"/>
            <w:vAlign w:val="center"/>
          </w:tcPr>
          <w:p w14:paraId="69062F73" w14:textId="77777777" w:rsidR="00041680" w:rsidRDefault="00041680">
            <w:pPr>
              <w:spacing w:line="400" w:lineRule="exact"/>
              <w:jc w:val="center"/>
              <w:rPr>
                <w:rFonts w:ascii="SimSun" w:eastAsia="SimSun" w:hAnsi="SimSun" w:cs="SimSun"/>
                <w:sz w:val="24"/>
              </w:rPr>
            </w:pPr>
          </w:p>
        </w:tc>
      </w:tr>
      <w:tr w:rsidR="00041680" w14:paraId="493DD62C" w14:textId="77777777">
        <w:trPr>
          <w:trHeight w:val="740"/>
          <w:jc w:val="center"/>
        </w:trPr>
        <w:tc>
          <w:tcPr>
            <w:tcW w:w="1730" w:type="dxa"/>
            <w:vAlign w:val="center"/>
          </w:tcPr>
          <w:p w14:paraId="086F9104" w14:textId="77777777" w:rsidR="00041680" w:rsidRDefault="00041680">
            <w:pPr>
              <w:spacing w:line="400" w:lineRule="exact"/>
              <w:jc w:val="center"/>
              <w:rPr>
                <w:rFonts w:ascii="SimSun" w:eastAsia="SimSun" w:hAnsi="SimSun" w:cs="SimSun"/>
                <w:sz w:val="24"/>
              </w:rPr>
            </w:pPr>
          </w:p>
        </w:tc>
        <w:tc>
          <w:tcPr>
            <w:tcW w:w="1732" w:type="dxa"/>
            <w:vAlign w:val="center"/>
          </w:tcPr>
          <w:p w14:paraId="3B1AFD3A" w14:textId="77777777" w:rsidR="00041680" w:rsidRDefault="00041680">
            <w:pPr>
              <w:spacing w:line="400" w:lineRule="exact"/>
              <w:jc w:val="center"/>
              <w:rPr>
                <w:rFonts w:ascii="SimSun" w:eastAsia="SimSun" w:hAnsi="SimSun" w:cs="SimSun"/>
                <w:sz w:val="24"/>
              </w:rPr>
            </w:pPr>
          </w:p>
        </w:tc>
        <w:tc>
          <w:tcPr>
            <w:tcW w:w="4345" w:type="dxa"/>
            <w:vAlign w:val="center"/>
          </w:tcPr>
          <w:p w14:paraId="15716B72" w14:textId="77777777" w:rsidR="00041680" w:rsidRDefault="00041680">
            <w:pPr>
              <w:spacing w:line="400" w:lineRule="exact"/>
              <w:jc w:val="center"/>
              <w:rPr>
                <w:rFonts w:ascii="SimSun" w:eastAsia="SimSun" w:hAnsi="SimSun" w:cs="SimSun"/>
                <w:sz w:val="24"/>
              </w:rPr>
            </w:pPr>
          </w:p>
        </w:tc>
        <w:tc>
          <w:tcPr>
            <w:tcW w:w="1732" w:type="dxa"/>
            <w:vAlign w:val="center"/>
          </w:tcPr>
          <w:p w14:paraId="3B33B1EE" w14:textId="77777777" w:rsidR="00041680" w:rsidRDefault="00041680">
            <w:pPr>
              <w:spacing w:line="400" w:lineRule="exact"/>
              <w:jc w:val="center"/>
              <w:rPr>
                <w:rFonts w:ascii="SimSun" w:eastAsia="SimSun" w:hAnsi="SimSun" w:cs="SimSun"/>
                <w:sz w:val="24"/>
              </w:rPr>
            </w:pPr>
          </w:p>
        </w:tc>
      </w:tr>
      <w:tr w:rsidR="00041680" w14:paraId="42984235" w14:textId="77777777">
        <w:trPr>
          <w:trHeight w:val="740"/>
          <w:jc w:val="center"/>
        </w:trPr>
        <w:tc>
          <w:tcPr>
            <w:tcW w:w="1730" w:type="dxa"/>
            <w:vAlign w:val="center"/>
          </w:tcPr>
          <w:p w14:paraId="644E203D" w14:textId="77777777" w:rsidR="00041680" w:rsidRDefault="00041680">
            <w:pPr>
              <w:spacing w:line="400" w:lineRule="exact"/>
              <w:jc w:val="center"/>
              <w:rPr>
                <w:rFonts w:ascii="SimSun" w:eastAsia="SimSun" w:hAnsi="SimSun" w:cs="SimSun"/>
                <w:sz w:val="24"/>
              </w:rPr>
            </w:pPr>
          </w:p>
        </w:tc>
        <w:tc>
          <w:tcPr>
            <w:tcW w:w="1732" w:type="dxa"/>
            <w:vAlign w:val="center"/>
          </w:tcPr>
          <w:p w14:paraId="24379E3A" w14:textId="77777777" w:rsidR="00041680" w:rsidRDefault="00041680">
            <w:pPr>
              <w:spacing w:line="400" w:lineRule="exact"/>
              <w:jc w:val="center"/>
              <w:rPr>
                <w:rFonts w:ascii="SimSun" w:eastAsia="SimSun" w:hAnsi="SimSun" w:cs="SimSun"/>
                <w:sz w:val="24"/>
              </w:rPr>
            </w:pPr>
          </w:p>
        </w:tc>
        <w:tc>
          <w:tcPr>
            <w:tcW w:w="4345" w:type="dxa"/>
            <w:vAlign w:val="center"/>
          </w:tcPr>
          <w:p w14:paraId="04BDD74A" w14:textId="77777777" w:rsidR="00041680" w:rsidRDefault="00041680">
            <w:pPr>
              <w:spacing w:line="400" w:lineRule="exact"/>
              <w:jc w:val="center"/>
              <w:rPr>
                <w:rFonts w:ascii="SimSun" w:eastAsia="SimSun" w:hAnsi="SimSun" w:cs="SimSun"/>
                <w:sz w:val="24"/>
              </w:rPr>
            </w:pPr>
          </w:p>
        </w:tc>
        <w:tc>
          <w:tcPr>
            <w:tcW w:w="1732" w:type="dxa"/>
            <w:vAlign w:val="center"/>
          </w:tcPr>
          <w:p w14:paraId="01F8D88D" w14:textId="77777777" w:rsidR="00041680" w:rsidRDefault="00041680">
            <w:pPr>
              <w:spacing w:line="400" w:lineRule="exact"/>
              <w:jc w:val="center"/>
              <w:rPr>
                <w:rFonts w:ascii="SimSun" w:eastAsia="SimSun" w:hAnsi="SimSun" w:cs="SimSun"/>
                <w:sz w:val="24"/>
              </w:rPr>
            </w:pPr>
          </w:p>
        </w:tc>
      </w:tr>
      <w:tr w:rsidR="00041680" w14:paraId="4DF2E203" w14:textId="77777777">
        <w:trPr>
          <w:trHeight w:val="740"/>
          <w:jc w:val="center"/>
        </w:trPr>
        <w:tc>
          <w:tcPr>
            <w:tcW w:w="1730" w:type="dxa"/>
            <w:vAlign w:val="center"/>
          </w:tcPr>
          <w:p w14:paraId="6630D2CE" w14:textId="77777777" w:rsidR="00041680" w:rsidRDefault="00041680">
            <w:pPr>
              <w:spacing w:line="400" w:lineRule="exact"/>
              <w:jc w:val="center"/>
              <w:rPr>
                <w:rFonts w:ascii="SimSun" w:eastAsia="SimSun" w:hAnsi="SimSun" w:cs="SimSun"/>
                <w:sz w:val="24"/>
              </w:rPr>
            </w:pPr>
          </w:p>
        </w:tc>
        <w:tc>
          <w:tcPr>
            <w:tcW w:w="1732" w:type="dxa"/>
            <w:vAlign w:val="center"/>
          </w:tcPr>
          <w:p w14:paraId="7A141AB9" w14:textId="77777777" w:rsidR="00041680" w:rsidRDefault="00041680">
            <w:pPr>
              <w:spacing w:line="400" w:lineRule="exact"/>
              <w:jc w:val="center"/>
              <w:rPr>
                <w:rFonts w:ascii="SimSun" w:eastAsia="SimSun" w:hAnsi="SimSun" w:cs="SimSun"/>
                <w:sz w:val="24"/>
              </w:rPr>
            </w:pPr>
          </w:p>
        </w:tc>
        <w:tc>
          <w:tcPr>
            <w:tcW w:w="4345" w:type="dxa"/>
            <w:vAlign w:val="center"/>
          </w:tcPr>
          <w:p w14:paraId="70522F01" w14:textId="77777777" w:rsidR="00041680" w:rsidRDefault="00041680">
            <w:pPr>
              <w:spacing w:line="400" w:lineRule="exact"/>
              <w:jc w:val="center"/>
              <w:rPr>
                <w:rFonts w:ascii="SimSun" w:eastAsia="SimSun" w:hAnsi="SimSun" w:cs="SimSun"/>
                <w:sz w:val="24"/>
              </w:rPr>
            </w:pPr>
          </w:p>
        </w:tc>
        <w:tc>
          <w:tcPr>
            <w:tcW w:w="1732" w:type="dxa"/>
            <w:vAlign w:val="center"/>
          </w:tcPr>
          <w:p w14:paraId="1BE226B0" w14:textId="77777777" w:rsidR="00041680" w:rsidRDefault="00041680">
            <w:pPr>
              <w:spacing w:line="400" w:lineRule="exact"/>
              <w:jc w:val="center"/>
              <w:rPr>
                <w:rFonts w:ascii="SimSun" w:eastAsia="SimSun" w:hAnsi="SimSun" w:cs="SimSun"/>
                <w:sz w:val="24"/>
              </w:rPr>
            </w:pPr>
          </w:p>
        </w:tc>
      </w:tr>
    </w:tbl>
    <w:p w14:paraId="79D57024" w14:textId="77777777" w:rsidR="00041680" w:rsidRDefault="00041680">
      <w:pPr>
        <w:numPr>
          <w:ilvl w:val="0"/>
          <w:numId w:val="1"/>
        </w:numPr>
        <w:spacing w:line="400" w:lineRule="exact"/>
        <w:rPr>
          <w:rFonts w:ascii="SimSun" w:eastAsia="SimSun" w:hAnsi="SimSun" w:cs="SimSun"/>
          <w:b/>
          <w:bCs/>
          <w:sz w:val="24"/>
        </w:rPr>
        <w:sectPr w:rsidR="00041680">
          <w:headerReference w:type="default" r:id="rId10"/>
          <w:pgSz w:w="11906" w:h="16838"/>
          <w:pgMar w:top="1020" w:right="1020" w:bottom="907" w:left="1020" w:header="851" w:footer="850" w:gutter="0"/>
          <w:cols w:space="0"/>
          <w:docGrid w:type="lines" w:linePitch="312"/>
        </w:sectPr>
      </w:pPr>
    </w:p>
    <w:p w14:paraId="0C3C1A3B"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lastRenderedPageBreak/>
        <w:t>1. OBJECTIF</w:t>
      </w:r>
      <w:r w:rsidRPr="00641F64">
        <w:rPr>
          <w:rFonts w:ascii="Times New Roman" w:eastAsia="SimSun" w:hAnsi="Times New Roman" w:cs="Times New Roman"/>
          <w:sz w:val="24"/>
          <w:lang w:val="fr-FR"/>
        </w:rPr>
        <w:br/>
        <w:t>1.1 Afin de fournir une base pour l'inspection des produits lors du processus de fabrication et de garantir l'efficacité des activités de contrôle.</w:t>
      </w:r>
    </w:p>
    <w:p w14:paraId="78C6F45D"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2. DOMAINE D'APPLICATION</w:t>
      </w:r>
      <w:r w:rsidRPr="00641F64">
        <w:rPr>
          <w:rFonts w:ascii="Times New Roman" w:eastAsia="SimSun" w:hAnsi="Times New Roman" w:cs="Times New Roman"/>
          <w:sz w:val="24"/>
          <w:lang w:val="fr-FR"/>
        </w:rPr>
        <w:br/>
        <w:t>2.1 S'applique aux opérations d'inspection de tous les processus de production de l'usine MYC Anhui.</w:t>
      </w:r>
    </w:p>
    <w:p w14:paraId="03999710"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3. DÉFINITIONS</w:t>
      </w:r>
      <w:r w:rsidRPr="00641F64">
        <w:rPr>
          <w:rFonts w:ascii="Times New Roman" w:eastAsia="SimSun" w:hAnsi="Times New Roman" w:cs="Times New Roman"/>
          <w:sz w:val="24"/>
          <w:lang w:val="fr-FR"/>
        </w:rPr>
        <w:br/>
        <w:t>Aucune</w:t>
      </w:r>
    </w:p>
    <w:p w14:paraId="3644FD48"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4. CORPS DE LA PROCÉDURE</w:t>
      </w:r>
    </w:p>
    <w:p w14:paraId="0FB57D0A" w14:textId="77777777" w:rsidR="00041680" w:rsidRDefault="00CB7BF4">
      <w:pPr>
        <w:spacing w:line="400" w:lineRule="exact"/>
        <w:rPr>
          <w:rFonts w:ascii="Times New Roman" w:eastAsia="SimSun" w:hAnsi="Times New Roman" w:cs="Times New Roman"/>
          <w:sz w:val="24"/>
        </w:rPr>
      </w:pPr>
      <w:r w:rsidRPr="00641F64">
        <w:rPr>
          <w:rFonts w:ascii="Times New Roman" w:eastAsia="SimSun" w:hAnsi="Times New Roman" w:cs="Times New Roman"/>
          <w:sz w:val="24"/>
          <w:lang w:val="fr-FR"/>
        </w:rPr>
        <w:t>4.1 Inspection du premier article</w:t>
      </w:r>
      <w:r w:rsidRPr="00641F64">
        <w:rPr>
          <w:rFonts w:ascii="Times New Roman" w:eastAsia="SimSun" w:hAnsi="Times New Roman" w:cs="Times New Roman"/>
          <w:sz w:val="24"/>
          <w:lang w:val="fr-FR"/>
        </w:rPr>
        <w:br/>
        <w:t>4.1.1 L'inspection du premier article vise à vérifier que le produit est conforme avant le début de la production en série.</w:t>
      </w:r>
      <w:r w:rsidRPr="00641F64">
        <w:rPr>
          <w:rFonts w:ascii="Times New Roman" w:eastAsia="SimSun" w:hAnsi="Times New Roman" w:cs="Times New Roman"/>
          <w:sz w:val="24"/>
          <w:lang w:val="fr-FR"/>
        </w:rPr>
        <w:br/>
      </w:r>
      <w:r>
        <w:rPr>
          <w:rFonts w:ascii="Times New Roman" w:eastAsia="SimSun" w:hAnsi="Times New Roman" w:cs="Times New Roman"/>
          <w:sz w:val="24"/>
        </w:rPr>
        <w:t>4.1.2 Occasions nécessitant une inspection du premier article :</w:t>
      </w:r>
    </w:p>
    <w:p w14:paraId="408A9FDB" w14:textId="77777777" w:rsidR="00041680" w:rsidRDefault="00041680">
      <w:pPr>
        <w:spacing w:line="400" w:lineRule="exact"/>
        <w:rPr>
          <w:rFonts w:ascii="Times New Roman" w:eastAsia="SimSun" w:hAnsi="Times New Roman" w:cs="Times New Roman"/>
          <w:sz w:val="24"/>
        </w:rPr>
      </w:pPr>
    </w:p>
    <w:p w14:paraId="21236961"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Moulage par injection : Changement de moule, de matière, de machine, de commande ; modification du processus principal ; reprise après réparation de moule ou panne machine ; arrêt &gt; 36h.</w:t>
      </w:r>
    </w:p>
    <w:p w14:paraId="668E7964" w14:textId="77777777" w:rsidR="00041680" w:rsidRPr="00641F64" w:rsidRDefault="00041680">
      <w:pPr>
        <w:spacing w:line="400" w:lineRule="exact"/>
        <w:rPr>
          <w:rFonts w:ascii="Times New Roman" w:eastAsia="SimSun" w:hAnsi="Times New Roman" w:cs="Times New Roman"/>
          <w:sz w:val="24"/>
          <w:lang w:val="fr-FR"/>
        </w:rPr>
      </w:pPr>
    </w:p>
    <w:p w14:paraId="02D3D24A" w14:textId="77777777" w:rsidR="00041680" w:rsidRPr="00641F64" w:rsidRDefault="00041680">
      <w:pPr>
        <w:spacing w:line="400" w:lineRule="exact"/>
        <w:rPr>
          <w:rFonts w:ascii="Times New Roman" w:eastAsia="SimSun" w:hAnsi="Times New Roman" w:cs="Times New Roman"/>
          <w:sz w:val="24"/>
          <w:lang w:val="fr-FR"/>
        </w:rPr>
      </w:pPr>
    </w:p>
    <w:p w14:paraId="13371603"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Dorure à chaud / Impression : Changement d'encre, d'écran, de commande, de machine, de plaque ; modification du processus ; reprise après panne ; arrêt &gt; 36h.</w:t>
      </w:r>
    </w:p>
    <w:p w14:paraId="43541C40" w14:textId="77777777" w:rsidR="00041680" w:rsidRPr="00641F64" w:rsidRDefault="00041680">
      <w:pPr>
        <w:spacing w:line="400" w:lineRule="exact"/>
        <w:rPr>
          <w:rFonts w:ascii="Times New Roman" w:eastAsia="SimSun" w:hAnsi="Times New Roman" w:cs="Times New Roman"/>
          <w:sz w:val="24"/>
          <w:lang w:val="fr-FR"/>
        </w:rPr>
      </w:pPr>
    </w:p>
    <w:p w14:paraId="0CCCA5B6" w14:textId="77777777" w:rsidR="00041680" w:rsidRPr="00641F64" w:rsidRDefault="00041680">
      <w:pPr>
        <w:spacing w:line="400" w:lineRule="exact"/>
        <w:rPr>
          <w:rFonts w:ascii="Times New Roman" w:eastAsia="SimSun" w:hAnsi="Times New Roman" w:cs="Times New Roman"/>
          <w:sz w:val="24"/>
          <w:lang w:val="fr-FR"/>
        </w:rPr>
      </w:pPr>
    </w:p>
    <w:p w14:paraId="21FDDE28"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Assemblage : Changement de ligne, de commande ; modification du processus/paramètres ; reprise après panne ou amélioration ; arrêt de ligne &gt; 36h.</w:t>
      </w:r>
    </w:p>
    <w:p w14:paraId="2340705C" w14:textId="77777777" w:rsidR="00041680" w:rsidRPr="00641F64" w:rsidRDefault="00041680">
      <w:pPr>
        <w:spacing w:line="400" w:lineRule="exact"/>
        <w:rPr>
          <w:rFonts w:ascii="Times New Roman" w:eastAsia="SimSun" w:hAnsi="Times New Roman" w:cs="Times New Roman"/>
          <w:sz w:val="24"/>
          <w:lang w:val="fr-FR"/>
        </w:rPr>
      </w:pPr>
    </w:p>
    <w:p w14:paraId="7A234C5D" w14:textId="77777777" w:rsidR="00041680" w:rsidRPr="00641F64" w:rsidRDefault="00041680">
      <w:pPr>
        <w:spacing w:line="400" w:lineRule="exact"/>
        <w:rPr>
          <w:rFonts w:ascii="Times New Roman" w:eastAsia="SimSun" w:hAnsi="Times New Roman" w:cs="Times New Roman"/>
          <w:sz w:val="24"/>
          <w:lang w:val="fr-FR"/>
        </w:rPr>
      </w:pPr>
    </w:p>
    <w:p w14:paraId="37358EE9"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Peinture par pulvérisation : Idem assemblage.</w:t>
      </w:r>
    </w:p>
    <w:p w14:paraId="1CB855B1" w14:textId="77777777" w:rsidR="00041680" w:rsidRPr="00641F64" w:rsidRDefault="00041680">
      <w:pPr>
        <w:spacing w:line="400" w:lineRule="exact"/>
        <w:rPr>
          <w:rFonts w:ascii="Times New Roman" w:eastAsia="SimSun" w:hAnsi="Times New Roman" w:cs="Times New Roman"/>
          <w:sz w:val="24"/>
          <w:lang w:val="fr-FR"/>
        </w:rPr>
      </w:pPr>
    </w:p>
    <w:p w14:paraId="66BC20FE" w14:textId="77777777" w:rsidR="00041680" w:rsidRPr="00641F64" w:rsidRDefault="00041680">
      <w:pPr>
        <w:spacing w:line="400" w:lineRule="exact"/>
        <w:rPr>
          <w:rFonts w:ascii="Times New Roman" w:eastAsia="SimSun" w:hAnsi="Times New Roman" w:cs="Times New Roman"/>
          <w:sz w:val="24"/>
          <w:lang w:val="fr-FR"/>
        </w:rPr>
      </w:pPr>
    </w:p>
    <w:p w14:paraId="5A4AAB3B"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Emboutissage : Changement de moule, de matière, de machine, de commande ; modification des paramètres ; reprise après panne ou amélioration ; arrêt &gt; 36h.</w:t>
      </w:r>
    </w:p>
    <w:p w14:paraId="7D97D30B" w14:textId="77777777" w:rsidR="00041680" w:rsidRPr="00641F64" w:rsidRDefault="00041680">
      <w:pPr>
        <w:spacing w:line="400" w:lineRule="exact"/>
        <w:rPr>
          <w:rFonts w:ascii="Times New Roman" w:eastAsia="SimSun" w:hAnsi="Times New Roman" w:cs="Times New Roman"/>
          <w:sz w:val="24"/>
          <w:lang w:val="fr-FR"/>
        </w:rPr>
      </w:pPr>
    </w:p>
    <w:p w14:paraId="44883A51" w14:textId="77777777" w:rsidR="00041680" w:rsidRPr="00641F64" w:rsidRDefault="00041680">
      <w:pPr>
        <w:spacing w:line="400" w:lineRule="exact"/>
        <w:rPr>
          <w:rFonts w:ascii="Times New Roman" w:eastAsia="SimSun" w:hAnsi="Times New Roman" w:cs="Times New Roman"/>
          <w:sz w:val="24"/>
          <w:lang w:val="fr-FR"/>
        </w:rPr>
      </w:pPr>
    </w:p>
    <w:p w14:paraId="39320FDD"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Anodisation : Changement de matière, de couleur, de commande ; modification des paramètres ; reprise après panne ou amélioration.</w:t>
      </w:r>
    </w:p>
    <w:p w14:paraId="50977457" w14:textId="77777777" w:rsidR="00041680" w:rsidRPr="00641F64" w:rsidRDefault="00041680">
      <w:pPr>
        <w:spacing w:line="400" w:lineRule="exact"/>
        <w:rPr>
          <w:rFonts w:ascii="Times New Roman" w:eastAsia="SimSun" w:hAnsi="Times New Roman" w:cs="Times New Roman"/>
          <w:sz w:val="24"/>
          <w:lang w:val="fr-FR"/>
        </w:rPr>
      </w:pPr>
    </w:p>
    <w:p w14:paraId="5D570C63" w14:textId="77777777" w:rsidR="00041680" w:rsidRPr="00641F64" w:rsidRDefault="00041680">
      <w:pPr>
        <w:spacing w:line="400" w:lineRule="exact"/>
        <w:rPr>
          <w:rFonts w:ascii="Times New Roman" w:eastAsia="SimSun" w:hAnsi="Times New Roman" w:cs="Times New Roman"/>
          <w:sz w:val="24"/>
          <w:lang w:val="fr-FR"/>
        </w:rPr>
      </w:pPr>
    </w:p>
    <w:p w14:paraId="6F83298C"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Polissage : Changement de matière, de commande ; modification des paramètres ; reprise après amélioration ou panne.</w:t>
      </w:r>
    </w:p>
    <w:p w14:paraId="15DDDC2B" w14:textId="77777777" w:rsidR="00041680" w:rsidRPr="00641F64" w:rsidRDefault="00041680">
      <w:pPr>
        <w:spacing w:line="400" w:lineRule="exact"/>
        <w:rPr>
          <w:rFonts w:ascii="Times New Roman" w:eastAsia="SimSun" w:hAnsi="Times New Roman" w:cs="Times New Roman"/>
          <w:sz w:val="24"/>
          <w:lang w:val="fr-FR"/>
        </w:rPr>
      </w:pPr>
    </w:p>
    <w:p w14:paraId="7B541E48" w14:textId="77777777" w:rsidR="00041680" w:rsidRPr="00641F64" w:rsidRDefault="00041680">
      <w:pPr>
        <w:spacing w:line="400" w:lineRule="exact"/>
        <w:rPr>
          <w:rFonts w:ascii="Times New Roman" w:eastAsia="SimSun" w:hAnsi="Times New Roman" w:cs="Times New Roman"/>
          <w:sz w:val="24"/>
          <w:lang w:val="fr-FR"/>
        </w:rPr>
      </w:pPr>
    </w:p>
    <w:p w14:paraId="651AA6FE"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Flockage : Changement de matière, de commande ; modification des paramètres ; reprise après amélioration ou panne.</w:t>
      </w:r>
    </w:p>
    <w:p w14:paraId="4A853B69" w14:textId="77777777" w:rsidR="00041680" w:rsidRPr="00641F64" w:rsidRDefault="00041680">
      <w:pPr>
        <w:spacing w:line="400" w:lineRule="exact"/>
        <w:rPr>
          <w:rFonts w:ascii="Times New Roman" w:eastAsia="SimSun" w:hAnsi="Times New Roman" w:cs="Times New Roman"/>
          <w:sz w:val="24"/>
          <w:lang w:val="fr-FR"/>
        </w:rPr>
      </w:pPr>
    </w:p>
    <w:p w14:paraId="7444FC84" w14:textId="77777777" w:rsidR="00041680" w:rsidRPr="00641F64" w:rsidRDefault="00041680">
      <w:pPr>
        <w:spacing w:line="400" w:lineRule="exact"/>
        <w:rPr>
          <w:rFonts w:ascii="Times New Roman" w:eastAsia="SimSun" w:hAnsi="Times New Roman" w:cs="Times New Roman"/>
          <w:sz w:val="24"/>
          <w:lang w:val="fr-FR"/>
        </w:rPr>
      </w:pPr>
    </w:p>
    <w:p w14:paraId="159837D6"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Modification de conception du produit.</w:t>
      </w:r>
    </w:p>
    <w:p w14:paraId="0BA2C52B" w14:textId="77777777" w:rsidR="00041680" w:rsidRPr="00641F64" w:rsidRDefault="00041680">
      <w:pPr>
        <w:spacing w:line="400" w:lineRule="exact"/>
        <w:rPr>
          <w:rFonts w:ascii="Times New Roman" w:eastAsia="SimSun" w:hAnsi="Times New Roman" w:cs="Times New Roman"/>
          <w:sz w:val="24"/>
          <w:lang w:val="fr-FR"/>
        </w:rPr>
      </w:pPr>
    </w:p>
    <w:p w14:paraId="7E72AD7A" w14:textId="77777777" w:rsidR="00041680" w:rsidRPr="00641F64" w:rsidRDefault="00041680">
      <w:pPr>
        <w:spacing w:line="400" w:lineRule="exact"/>
        <w:rPr>
          <w:rFonts w:ascii="Times New Roman" w:eastAsia="SimSun" w:hAnsi="Times New Roman" w:cs="Times New Roman"/>
          <w:sz w:val="24"/>
          <w:lang w:val="fr-FR"/>
        </w:rPr>
      </w:pPr>
    </w:p>
    <w:p w14:paraId="10761DA1"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Sous-traitance : Si nécessaire.</w:t>
      </w:r>
      <w:r w:rsidRPr="00641F64">
        <w:rPr>
          <w:rFonts w:ascii="Times New Roman" w:eastAsia="SimSun" w:hAnsi="Times New Roman" w:cs="Times New Roman"/>
          <w:sz w:val="24"/>
          <w:lang w:val="fr-FR"/>
        </w:rPr>
        <w:br/>
        <w:t>4.1.3 Préparation par la Production : Avant envoi, la Production vérifie le moule, la matière, les paramètres, les outillages et le produit. Elle remplit la "Fiche de Validation du Premier Article" et l'envoie avec l'échantillon, l'"Ordre de Fabrication" et la "Check-list de Nettoyage/Préparation de Ligne" à la Qualité. Les quantités minimales d'échantillons sont :</w:t>
      </w:r>
    </w:p>
    <w:p w14:paraId="1E5B6A27" w14:textId="77777777" w:rsidR="00041680" w:rsidRPr="00641F64" w:rsidRDefault="00041680">
      <w:pPr>
        <w:spacing w:line="400" w:lineRule="exact"/>
        <w:rPr>
          <w:rFonts w:ascii="Times New Roman" w:eastAsia="SimSun" w:hAnsi="Times New Roman" w:cs="Times New Roman"/>
          <w:sz w:val="24"/>
          <w:lang w:val="fr-FR"/>
        </w:rPr>
      </w:pPr>
    </w:p>
    <w:p w14:paraId="34042AA4" w14:textId="77777777" w:rsidR="00041680" w:rsidRPr="00641F64" w:rsidRDefault="00041680">
      <w:pPr>
        <w:spacing w:line="400" w:lineRule="exact"/>
        <w:rPr>
          <w:rFonts w:ascii="Times New Roman" w:eastAsia="SimSun" w:hAnsi="Times New Roman" w:cs="Times New Roman"/>
          <w:sz w:val="24"/>
          <w:lang w:val="fr-FR"/>
        </w:rPr>
      </w:pPr>
    </w:p>
    <w:p w14:paraId="1EE4B291"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Moulage : Suffisant pour l'appariement fonctionnel (1 moule pour dimensions).</w:t>
      </w:r>
    </w:p>
    <w:p w14:paraId="46A3281C" w14:textId="77777777" w:rsidR="00041680" w:rsidRPr="00641F64" w:rsidRDefault="00041680">
      <w:pPr>
        <w:spacing w:line="400" w:lineRule="exact"/>
        <w:rPr>
          <w:rFonts w:ascii="Times New Roman" w:eastAsia="SimSun" w:hAnsi="Times New Roman" w:cs="Times New Roman"/>
          <w:sz w:val="24"/>
          <w:lang w:val="fr-FR"/>
        </w:rPr>
      </w:pPr>
    </w:p>
    <w:p w14:paraId="7C46A64A" w14:textId="77777777" w:rsidR="00041680" w:rsidRPr="00641F64" w:rsidRDefault="00041680">
      <w:pPr>
        <w:spacing w:line="400" w:lineRule="exact"/>
        <w:rPr>
          <w:rFonts w:ascii="Times New Roman" w:eastAsia="SimSun" w:hAnsi="Times New Roman" w:cs="Times New Roman"/>
          <w:sz w:val="24"/>
          <w:lang w:val="fr-FR"/>
        </w:rPr>
      </w:pPr>
    </w:p>
    <w:p w14:paraId="3D666935"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Impression/Dorure, Assemblage, Peinture : 13 pièces.</w:t>
      </w:r>
    </w:p>
    <w:p w14:paraId="1CDEE7B4" w14:textId="77777777" w:rsidR="00041680" w:rsidRPr="00641F64" w:rsidRDefault="00041680">
      <w:pPr>
        <w:spacing w:line="400" w:lineRule="exact"/>
        <w:rPr>
          <w:rFonts w:ascii="Times New Roman" w:eastAsia="SimSun" w:hAnsi="Times New Roman" w:cs="Times New Roman"/>
          <w:sz w:val="24"/>
          <w:lang w:val="fr-FR"/>
        </w:rPr>
      </w:pPr>
    </w:p>
    <w:p w14:paraId="2E6BA8E0" w14:textId="77777777" w:rsidR="00041680" w:rsidRPr="00641F64" w:rsidRDefault="00041680">
      <w:pPr>
        <w:spacing w:line="400" w:lineRule="exact"/>
        <w:rPr>
          <w:rFonts w:ascii="Times New Roman" w:eastAsia="SimSun" w:hAnsi="Times New Roman" w:cs="Times New Roman"/>
          <w:sz w:val="24"/>
          <w:lang w:val="fr-FR"/>
        </w:rPr>
      </w:pPr>
    </w:p>
    <w:p w14:paraId="733A73F6"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Emboutissage, Polissage, Anodisation, Flockage : 8 pièces.</w:t>
      </w:r>
      <w:r w:rsidRPr="00641F64">
        <w:rPr>
          <w:rFonts w:ascii="Times New Roman" w:eastAsia="SimSun" w:hAnsi="Times New Roman" w:cs="Times New Roman"/>
          <w:sz w:val="24"/>
          <w:lang w:val="fr-FR"/>
        </w:rPr>
        <w:br/>
      </w:r>
      <w:r w:rsidRPr="00641F64">
        <w:rPr>
          <w:rFonts w:ascii="Times New Roman" w:eastAsia="SimSun" w:hAnsi="Times New Roman" w:cs="Times New Roman"/>
          <w:sz w:val="24"/>
          <w:lang w:val="fr-FR"/>
        </w:rPr>
        <w:t>4.1.4 Vérifications préalables de l'inspecteur : L'inspecteur IQC doit vérifier le SIP, la Nomenclature (BOM), le numéro de projet, l'Ordre de Fabrication, les standards physiques/limites et s'assurer de l'exactitude de la Fiche de Validation avant inspection.</w:t>
      </w:r>
      <w:r w:rsidRPr="00641F64">
        <w:rPr>
          <w:rFonts w:ascii="Times New Roman" w:eastAsia="SimSun" w:hAnsi="Times New Roman" w:cs="Times New Roman"/>
          <w:sz w:val="24"/>
          <w:lang w:val="fr-FR"/>
        </w:rPr>
        <w:br/>
        <w:t>4.1.5 Inspection du premier article : L'inspecteur contrôle les dimensions, l'aspect et la fonction selon les Spécifications de Contrôle Qualité, les standards physiques et les nuanciers. Les résultats sont enregistrés sur la Fiche de Validation du Pr</w:t>
      </w:r>
      <w:r w:rsidRPr="00641F64">
        <w:rPr>
          <w:rFonts w:ascii="Times New Roman" w:eastAsia="SimSun" w:hAnsi="Times New Roman" w:cs="Times New Roman"/>
          <w:sz w:val="24"/>
          <w:lang w:val="fr-FR"/>
        </w:rPr>
        <w:t>emier Article, qui doit être approuvée par un superviseur.</w:t>
      </w:r>
    </w:p>
    <w:p w14:paraId="247F955C" w14:textId="77777777" w:rsidR="00041680" w:rsidRPr="00641F64" w:rsidRDefault="00041680">
      <w:pPr>
        <w:spacing w:line="400" w:lineRule="exact"/>
        <w:rPr>
          <w:rFonts w:ascii="Times New Roman" w:eastAsia="SimSun" w:hAnsi="Times New Roman" w:cs="Times New Roman"/>
          <w:sz w:val="24"/>
          <w:lang w:val="fr-FR"/>
        </w:rPr>
      </w:pPr>
    </w:p>
    <w:p w14:paraId="4D91C0F7" w14:textId="77777777" w:rsidR="00041680" w:rsidRPr="00641F64" w:rsidRDefault="00041680">
      <w:pPr>
        <w:spacing w:line="400" w:lineRule="exact"/>
        <w:rPr>
          <w:rFonts w:ascii="Times New Roman" w:eastAsia="SimSun" w:hAnsi="Times New Roman" w:cs="Times New Roman"/>
          <w:sz w:val="24"/>
          <w:lang w:val="fr-FR"/>
        </w:rPr>
      </w:pPr>
    </w:p>
    <w:p w14:paraId="6BA495B3"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 xml:space="preserve">Atelier Peinture : Tests d'adhérence (ruban 3M 616, test en croix), test de résistance à l'eau chaude selon le matériau, et autres tests clés (force, couple, dimensions internes...) selon </w:t>
      </w:r>
      <w:r w:rsidRPr="00641F64">
        <w:rPr>
          <w:rFonts w:ascii="Times New Roman" w:eastAsia="SimSun" w:hAnsi="Times New Roman" w:cs="Times New Roman"/>
          <w:sz w:val="24"/>
          <w:lang w:val="fr-FR"/>
        </w:rPr>
        <w:t>spécifications.</w:t>
      </w:r>
    </w:p>
    <w:p w14:paraId="240FE94B" w14:textId="77777777" w:rsidR="00041680" w:rsidRPr="00641F64" w:rsidRDefault="00041680">
      <w:pPr>
        <w:spacing w:line="400" w:lineRule="exact"/>
        <w:rPr>
          <w:rFonts w:ascii="Times New Roman" w:eastAsia="SimSun" w:hAnsi="Times New Roman" w:cs="Times New Roman"/>
          <w:sz w:val="24"/>
          <w:lang w:val="fr-FR"/>
        </w:rPr>
      </w:pPr>
    </w:p>
    <w:p w14:paraId="1175A011" w14:textId="77777777" w:rsidR="00041680" w:rsidRPr="00641F64" w:rsidRDefault="00041680">
      <w:pPr>
        <w:spacing w:line="400" w:lineRule="exact"/>
        <w:rPr>
          <w:rFonts w:ascii="Times New Roman" w:eastAsia="SimSun" w:hAnsi="Times New Roman" w:cs="Times New Roman"/>
          <w:sz w:val="24"/>
          <w:lang w:val="fr-FR"/>
        </w:rPr>
      </w:pPr>
    </w:p>
    <w:p w14:paraId="688A5A08"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Atelier Dorure/Impression : Tests d'adhérence (ruban 3M 616, frottement, alcool, grattage léger), vérification de la position/taille des caractères, et autres tests clés selon spécifications.</w:t>
      </w:r>
      <w:r w:rsidRPr="00641F64">
        <w:rPr>
          <w:rFonts w:ascii="Times New Roman" w:eastAsia="SimSun" w:hAnsi="Times New Roman" w:cs="Times New Roman"/>
          <w:sz w:val="24"/>
          <w:lang w:val="fr-FR"/>
        </w:rPr>
        <w:br/>
        <w:t>4.1.6 Premier article CONFORME : L'inspecteur retourne à la Production la Fiche validée, l'échantillon signé par un chef d'équipe qualité ou supérieur, ainsi que les exigences d'aspect. Pour un nouveau produit, la validation nécessite la signature du chef de service Qualité.</w:t>
      </w:r>
      <w:r w:rsidRPr="00641F64">
        <w:rPr>
          <w:rFonts w:ascii="Times New Roman" w:eastAsia="SimSun" w:hAnsi="Times New Roman" w:cs="Times New Roman"/>
          <w:sz w:val="24"/>
          <w:lang w:val="fr-FR"/>
        </w:rPr>
        <w:br/>
        <w:t>4.1.7 Premier article NON CONFORME : Informer le technicien et le chef d'équipe production pour analyse et correction. Un nouvel échantillon est souis après correction.</w:t>
      </w:r>
    </w:p>
    <w:p w14:paraId="1EACC50B" w14:textId="77777777" w:rsidR="00041680" w:rsidRPr="00641F64" w:rsidRDefault="00041680">
      <w:pPr>
        <w:spacing w:line="400" w:lineRule="exact"/>
        <w:rPr>
          <w:rFonts w:ascii="Times New Roman" w:eastAsia="SimSun" w:hAnsi="Times New Roman" w:cs="Times New Roman"/>
          <w:sz w:val="24"/>
          <w:lang w:val="fr-FR"/>
        </w:rPr>
      </w:pPr>
    </w:p>
    <w:p w14:paraId="650FEC31" w14:textId="77777777" w:rsidR="00041680" w:rsidRPr="00641F64" w:rsidRDefault="00041680">
      <w:pPr>
        <w:spacing w:line="400" w:lineRule="exact"/>
        <w:rPr>
          <w:rFonts w:ascii="Times New Roman" w:eastAsia="SimSun" w:hAnsi="Times New Roman" w:cs="Times New Roman"/>
          <w:sz w:val="24"/>
          <w:lang w:val="fr-FR"/>
        </w:rPr>
      </w:pPr>
    </w:p>
    <w:p w14:paraId="2EE512A8"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Si échec après 3 tentatives, l'information est remontée aux responsables Qualité et Production pour décision et plan d'action.</w:t>
      </w:r>
    </w:p>
    <w:p w14:paraId="25097E5D" w14:textId="77777777" w:rsidR="00041680" w:rsidRPr="00641F64" w:rsidRDefault="00041680">
      <w:pPr>
        <w:spacing w:line="400" w:lineRule="exact"/>
        <w:rPr>
          <w:rFonts w:ascii="Times New Roman" w:eastAsia="SimSun" w:hAnsi="Times New Roman" w:cs="Times New Roman"/>
          <w:sz w:val="24"/>
          <w:lang w:val="fr-FR"/>
        </w:rPr>
      </w:pPr>
    </w:p>
    <w:p w14:paraId="78418CA0" w14:textId="77777777" w:rsidR="00041680" w:rsidRPr="00641F64" w:rsidRDefault="00041680">
      <w:pPr>
        <w:spacing w:line="400" w:lineRule="exact"/>
        <w:rPr>
          <w:rFonts w:ascii="Times New Roman" w:eastAsia="SimSun" w:hAnsi="Times New Roman" w:cs="Times New Roman"/>
          <w:sz w:val="24"/>
          <w:lang w:val="fr-FR"/>
        </w:rPr>
      </w:pPr>
    </w:p>
    <w:p w14:paraId="05BCC3F9" w14:textId="77777777" w:rsidR="00041680" w:rsidRDefault="00CB7BF4">
      <w:pPr>
        <w:spacing w:line="400" w:lineRule="exact"/>
        <w:rPr>
          <w:rFonts w:ascii="Times New Roman" w:eastAsia="SimSun" w:hAnsi="Times New Roman" w:cs="Times New Roman"/>
          <w:sz w:val="24"/>
        </w:rPr>
      </w:pPr>
      <w:r w:rsidRPr="00641F64">
        <w:rPr>
          <w:rFonts w:ascii="Times New Roman" w:eastAsia="SimSun" w:hAnsi="Times New Roman" w:cs="Times New Roman"/>
          <w:sz w:val="24"/>
          <w:lang w:val="fr-FR"/>
        </w:rPr>
        <w:t>En cas d'impossibilité de correction et nécessité de dérogation ("waiver"), une demande est soumise par la Direction des Opérations, avec avis du chef Qualité et approbation finale du Responsable Qualité.</w:t>
      </w:r>
      <w:r w:rsidRPr="00641F64">
        <w:rPr>
          <w:rFonts w:ascii="Times New Roman" w:eastAsia="SimSun" w:hAnsi="Times New Roman" w:cs="Times New Roman"/>
          <w:sz w:val="24"/>
          <w:lang w:val="fr-FR"/>
        </w:rPr>
        <w:br/>
        <w:t>4.1.8 Production pendant l'inspection : Aucune production ne doit en principe avoir lieu avant validation. Si c'est le cas, les produits doivent être suivis et ré-inspectés. Toute anomalie génère un Rapport d'Anomalie Qualité.</w:t>
      </w:r>
      <w:r w:rsidRPr="00641F64">
        <w:rPr>
          <w:rFonts w:ascii="Times New Roman" w:eastAsia="SimSun" w:hAnsi="Times New Roman" w:cs="Times New Roman"/>
          <w:sz w:val="24"/>
          <w:lang w:val="fr-FR"/>
        </w:rPr>
        <w:br/>
        <w:t>4.1.9 Délai d'inspection : Généralement ≤ 4 heures (sauf projet spécial).</w:t>
      </w:r>
      <w:r w:rsidRPr="00641F64">
        <w:rPr>
          <w:rFonts w:ascii="Times New Roman" w:eastAsia="SimSun" w:hAnsi="Times New Roman" w:cs="Times New Roman"/>
          <w:sz w:val="24"/>
          <w:lang w:val="fr-FR"/>
        </w:rPr>
        <w:br/>
      </w:r>
      <w:r>
        <w:rPr>
          <w:rFonts w:ascii="Times New Roman" w:eastAsia="SimSun" w:hAnsi="Times New Roman" w:cs="Times New Roman"/>
          <w:sz w:val="24"/>
        </w:rPr>
        <w:t>4.1.10 Échantillons de référence et archivage :</w:t>
      </w:r>
    </w:p>
    <w:p w14:paraId="35B6E606" w14:textId="77777777" w:rsidR="00041680" w:rsidRDefault="00041680">
      <w:pPr>
        <w:spacing w:line="400" w:lineRule="exact"/>
        <w:rPr>
          <w:rFonts w:ascii="Times New Roman" w:eastAsia="SimSun" w:hAnsi="Times New Roman" w:cs="Times New Roman"/>
          <w:sz w:val="24"/>
        </w:rPr>
      </w:pPr>
    </w:p>
    <w:p w14:paraId="44A3415B" w14:textId="77777777" w:rsidR="00041680" w:rsidRDefault="00041680">
      <w:pPr>
        <w:spacing w:line="400" w:lineRule="exact"/>
        <w:rPr>
          <w:rFonts w:ascii="Times New Roman" w:eastAsia="SimSun" w:hAnsi="Times New Roman" w:cs="Times New Roman"/>
          <w:sz w:val="24"/>
        </w:rPr>
      </w:pPr>
    </w:p>
    <w:p w14:paraId="460F1D58"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Des échantillons de référence sont établis et étiquetés.</w:t>
      </w:r>
    </w:p>
    <w:p w14:paraId="4CE59847" w14:textId="77777777" w:rsidR="00041680" w:rsidRPr="00641F64" w:rsidRDefault="00041680">
      <w:pPr>
        <w:spacing w:line="400" w:lineRule="exact"/>
        <w:rPr>
          <w:rFonts w:ascii="Times New Roman" w:eastAsia="SimSun" w:hAnsi="Times New Roman" w:cs="Times New Roman"/>
          <w:sz w:val="24"/>
          <w:lang w:val="fr-FR"/>
        </w:rPr>
      </w:pPr>
    </w:p>
    <w:p w14:paraId="1F0FB76F" w14:textId="77777777" w:rsidR="00041680" w:rsidRPr="00641F64" w:rsidRDefault="00041680">
      <w:pPr>
        <w:spacing w:line="400" w:lineRule="exact"/>
        <w:rPr>
          <w:rFonts w:ascii="Times New Roman" w:eastAsia="SimSun" w:hAnsi="Times New Roman" w:cs="Times New Roman"/>
          <w:sz w:val="24"/>
          <w:lang w:val="fr-FR"/>
        </w:rPr>
      </w:pPr>
    </w:p>
    <w:p w14:paraId="38FCD66C"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Moulage : 2 moules (1 atelier, 1 Qualité) + 30 moules pour appariement fonctionnel futur.</w:t>
      </w:r>
    </w:p>
    <w:p w14:paraId="56BAB072" w14:textId="77777777" w:rsidR="00041680" w:rsidRPr="00641F64" w:rsidRDefault="00041680">
      <w:pPr>
        <w:spacing w:line="400" w:lineRule="exact"/>
        <w:rPr>
          <w:rFonts w:ascii="Times New Roman" w:eastAsia="SimSun" w:hAnsi="Times New Roman" w:cs="Times New Roman"/>
          <w:sz w:val="24"/>
          <w:lang w:val="fr-FR"/>
        </w:rPr>
      </w:pPr>
    </w:p>
    <w:p w14:paraId="530FDCA1" w14:textId="77777777" w:rsidR="00041680" w:rsidRPr="00641F64" w:rsidRDefault="00041680">
      <w:pPr>
        <w:spacing w:line="400" w:lineRule="exact"/>
        <w:rPr>
          <w:rFonts w:ascii="Times New Roman" w:eastAsia="SimSun" w:hAnsi="Times New Roman" w:cs="Times New Roman"/>
          <w:sz w:val="24"/>
          <w:lang w:val="fr-FR"/>
        </w:rPr>
      </w:pPr>
    </w:p>
    <w:p w14:paraId="228FF6D0"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lastRenderedPageBreak/>
        <w:t>Dorure/Impression/Assemblage/Peinture/Flockage : 6 pièces (1 atelier, 5 Qualité).</w:t>
      </w:r>
    </w:p>
    <w:p w14:paraId="07FC59BD" w14:textId="77777777" w:rsidR="00041680" w:rsidRPr="00641F64" w:rsidRDefault="00041680">
      <w:pPr>
        <w:spacing w:line="400" w:lineRule="exact"/>
        <w:rPr>
          <w:rFonts w:ascii="Times New Roman" w:eastAsia="SimSun" w:hAnsi="Times New Roman" w:cs="Times New Roman"/>
          <w:sz w:val="24"/>
          <w:lang w:val="fr-FR"/>
        </w:rPr>
      </w:pPr>
    </w:p>
    <w:p w14:paraId="770B68C5" w14:textId="77777777" w:rsidR="00041680" w:rsidRPr="00641F64" w:rsidRDefault="00041680">
      <w:pPr>
        <w:spacing w:line="400" w:lineRule="exact"/>
        <w:rPr>
          <w:rFonts w:ascii="Times New Roman" w:eastAsia="SimSun" w:hAnsi="Times New Roman" w:cs="Times New Roman"/>
          <w:sz w:val="24"/>
          <w:lang w:val="fr-FR"/>
        </w:rPr>
      </w:pPr>
    </w:p>
    <w:p w14:paraId="0BBF47DA"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Emboutissage/Polissage : 8 pièces (3 atelier, 5 Qualité).</w:t>
      </w:r>
    </w:p>
    <w:p w14:paraId="44343A74" w14:textId="77777777" w:rsidR="00041680" w:rsidRPr="00641F64" w:rsidRDefault="00041680">
      <w:pPr>
        <w:spacing w:line="400" w:lineRule="exact"/>
        <w:rPr>
          <w:rFonts w:ascii="Times New Roman" w:eastAsia="SimSun" w:hAnsi="Times New Roman" w:cs="Times New Roman"/>
          <w:sz w:val="24"/>
          <w:lang w:val="fr-FR"/>
        </w:rPr>
      </w:pPr>
    </w:p>
    <w:p w14:paraId="22B36030" w14:textId="77777777" w:rsidR="00041680" w:rsidRPr="00641F64" w:rsidRDefault="00041680">
      <w:pPr>
        <w:spacing w:line="400" w:lineRule="exact"/>
        <w:rPr>
          <w:rFonts w:ascii="Times New Roman" w:eastAsia="SimSun" w:hAnsi="Times New Roman" w:cs="Times New Roman"/>
          <w:sz w:val="24"/>
          <w:lang w:val="fr-FR"/>
        </w:rPr>
      </w:pPr>
    </w:p>
    <w:p w14:paraId="567DE86E"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Anodisation : 5 pièces (tous Qualité) + nuancier à l'atelier.</w:t>
      </w:r>
    </w:p>
    <w:p w14:paraId="374A9961" w14:textId="77777777" w:rsidR="00041680" w:rsidRPr="00641F64" w:rsidRDefault="00041680">
      <w:pPr>
        <w:spacing w:line="400" w:lineRule="exact"/>
        <w:rPr>
          <w:rFonts w:ascii="Times New Roman" w:eastAsia="SimSun" w:hAnsi="Times New Roman" w:cs="Times New Roman"/>
          <w:sz w:val="24"/>
          <w:lang w:val="fr-FR"/>
        </w:rPr>
      </w:pPr>
    </w:p>
    <w:p w14:paraId="43EAFAC6" w14:textId="77777777" w:rsidR="00041680" w:rsidRPr="00641F64" w:rsidRDefault="00041680">
      <w:pPr>
        <w:spacing w:line="400" w:lineRule="exact"/>
        <w:rPr>
          <w:rFonts w:ascii="Times New Roman" w:eastAsia="SimSun" w:hAnsi="Times New Roman" w:cs="Times New Roman"/>
          <w:sz w:val="24"/>
          <w:lang w:val="fr-FR"/>
        </w:rPr>
      </w:pPr>
    </w:p>
    <w:p w14:paraId="28A36449"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 xml:space="preserve">Produit fini : 5 pièces par lot expédié, enregistrées dans un "Registre des </w:t>
      </w:r>
      <w:r w:rsidRPr="00641F64">
        <w:rPr>
          <w:rFonts w:ascii="Times New Roman" w:eastAsia="SimSun" w:hAnsi="Times New Roman" w:cs="Times New Roman"/>
          <w:sz w:val="24"/>
          <w:lang w:val="fr-FR"/>
        </w:rPr>
        <w:t>Échantillons Finis". Au moins 1 pièce doit toujours être conservée.</w:t>
      </w:r>
    </w:p>
    <w:p w14:paraId="1F4AFCA5" w14:textId="77777777" w:rsidR="00041680" w:rsidRPr="00641F64" w:rsidRDefault="00041680">
      <w:pPr>
        <w:spacing w:line="400" w:lineRule="exact"/>
        <w:rPr>
          <w:rFonts w:ascii="Times New Roman" w:eastAsia="SimSun" w:hAnsi="Times New Roman" w:cs="Times New Roman"/>
          <w:sz w:val="24"/>
          <w:lang w:val="fr-FR"/>
        </w:rPr>
      </w:pPr>
    </w:p>
    <w:p w14:paraId="1ACAFB4B" w14:textId="77777777" w:rsidR="00041680" w:rsidRPr="00641F64" w:rsidRDefault="00041680">
      <w:pPr>
        <w:spacing w:line="400" w:lineRule="exact"/>
        <w:rPr>
          <w:rFonts w:ascii="Times New Roman" w:eastAsia="SimSun" w:hAnsi="Times New Roman" w:cs="Times New Roman"/>
          <w:sz w:val="24"/>
          <w:lang w:val="fr-FR"/>
        </w:rPr>
      </w:pPr>
    </w:p>
    <w:p w14:paraId="78172C4F"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La Qualité archive tous les enregistrements et échantillons. La Production conserve les copies et l'échantillon atelier.</w:t>
      </w:r>
      <w:r w:rsidRPr="00641F64">
        <w:rPr>
          <w:rFonts w:ascii="Times New Roman" w:eastAsia="SimSun" w:hAnsi="Times New Roman" w:cs="Times New Roman"/>
          <w:sz w:val="24"/>
          <w:lang w:val="fr-FR"/>
        </w:rPr>
        <w:br/>
        <w:t>4.1.11 Autorisation de production : La Production ne peut démarrer la série qu'après validation écrite de la Qualité.</w:t>
      </w:r>
    </w:p>
    <w:p w14:paraId="2C0BB827" w14:textId="77777777" w:rsidR="00041680" w:rsidRPr="00641F64" w:rsidRDefault="00041680">
      <w:pPr>
        <w:spacing w:line="400" w:lineRule="exact"/>
        <w:rPr>
          <w:rFonts w:ascii="Times New Roman" w:eastAsia="SimSun" w:hAnsi="Times New Roman" w:cs="Times New Roman"/>
          <w:sz w:val="24"/>
          <w:lang w:val="fr-FR"/>
        </w:rPr>
      </w:pPr>
    </w:p>
    <w:p w14:paraId="58A487E8"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4.2 Autocontrôle</w:t>
      </w:r>
      <w:r w:rsidRPr="00641F64">
        <w:rPr>
          <w:rFonts w:ascii="Times New Roman" w:eastAsia="SimSun" w:hAnsi="Times New Roman" w:cs="Times New Roman"/>
          <w:sz w:val="24"/>
          <w:lang w:val="fr-FR"/>
        </w:rPr>
        <w:br/>
        <w:t>4.2.1 L'autocontrôle est effectué par les opérateurs de production sur l'aspect et les fonctions simples.</w:t>
      </w:r>
      <w:r w:rsidRPr="00641F64">
        <w:rPr>
          <w:rFonts w:ascii="Times New Roman" w:eastAsia="SimSun" w:hAnsi="Times New Roman" w:cs="Times New Roman"/>
          <w:sz w:val="24"/>
          <w:lang w:val="fr-FR"/>
        </w:rPr>
        <w:br/>
        <w:t>4.2.2 Opérateur : Effectue un contrôle à 100% selon les nuanciers/plaques de limites d'aspect. Signale toute anomalie. Peut retenir les produits suspects pour retraitement et soumission à la Qualité.</w:t>
      </w:r>
      <w:r w:rsidRPr="00641F64">
        <w:rPr>
          <w:rFonts w:ascii="Times New Roman" w:eastAsia="SimSun" w:hAnsi="Times New Roman" w:cs="Times New Roman"/>
          <w:sz w:val="24"/>
          <w:lang w:val="fr-FR"/>
        </w:rPr>
        <w:br/>
        <w:t>4.2.3 Chef d'équipe / Technicien : Effectue des contrôles tournants selon les spécifications pour détecter et résoudre les anomalies.</w:t>
      </w:r>
    </w:p>
    <w:p w14:paraId="3AFEC405"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4.3 Contrôle tournant (IPQC) et Contrôle final de processus</w:t>
      </w:r>
      <w:r w:rsidRPr="00641F64">
        <w:rPr>
          <w:rFonts w:ascii="Times New Roman" w:eastAsia="SimSun" w:hAnsi="Times New Roman" w:cs="Times New Roman"/>
          <w:sz w:val="24"/>
          <w:lang w:val="fr-FR"/>
        </w:rPr>
        <w:br/>
        <w:t>4.3.1 Contrôle tournant - Dimensions/Fonctions :</w:t>
      </w:r>
      <w:r w:rsidRPr="00641F64">
        <w:rPr>
          <w:rFonts w:ascii="Times New Roman" w:eastAsia="SimSun" w:hAnsi="Times New Roman" w:cs="Times New Roman"/>
          <w:sz w:val="24"/>
          <w:lang w:val="fr-FR"/>
        </w:rPr>
        <w:br/>
        <w:t>* L'inspecteur IPQC vérifie selon spécifications et enregistre.</w:t>
      </w:r>
      <w:r w:rsidRPr="00641F64">
        <w:rPr>
          <w:rFonts w:ascii="Times New Roman" w:eastAsia="SimSun" w:hAnsi="Times New Roman" w:cs="Times New Roman"/>
          <w:sz w:val="24"/>
          <w:lang w:val="fr-FR"/>
        </w:rPr>
        <w:br/>
        <w:t>* Fréquence type :</w:t>
      </w:r>
      <w:r w:rsidRPr="00641F64">
        <w:rPr>
          <w:rFonts w:ascii="Times New Roman" w:eastAsia="SimSun" w:hAnsi="Times New Roman" w:cs="Times New Roman"/>
          <w:sz w:val="24"/>
          <w:lang w:val="fr-FR"/>
        </w:rPr>
        <w:br/>
        <w:t>* Moulage : 1 fois/équipe (dimensions), appariement fonctionnel selon besoin. Client ELC : 1 fois/4h.</w:t>
      </w:r>
      <w:r w:rsidRPr="00641F64">
        <w:rPr>
          <w:rFonts w:ascii="Times New Roman" w:eastAsia="SimSun" w:hAnsi="Times New Roman" w:cs="Times New Roman"/>
          <w:sz w:val="24"/>
          <w:lang w:val="fr-FR"/>
        </w:rPr>
        <w:br/>
        <w:t>* Dorure/Impression (adhérence) : 1 fois/2h (8 pièces).</w:t>
      </w:r>
      <w:r w:rsidRPr="00641F64">
        <w:rPr>
          <w:rFonts w:ascii="Times New Roman" w:eastAsia="SimSun" w:hAnsi="Times New Roman" w:cs="Times New Roman"/>
          <w:sz w:val="24"/>
          <w:lang w:val="fr-FR"/>
        </w:rPr>
        <w:br/>
        <w:t>* Assemblage : 1 fois/équipe/ligne (13 pièces). Client ELC : 1 fois/2h (8 pièces).</w:t>
      </w:r>
      <w:r w:rsidRPr="00641F64">
        <w:rPr>
          <w:rFonts w:ascii="Times New Roman" w:eastAsia="SimSun" w:hAnsi="Times New Roman" w:cs="Times New Roman"/>
          <w:sz w:val="24"/>
          <w:lang w:val="fr-FR"/>
        </w:rPr>
        <w:br/>
        <w:t>* Peinture (adhérence) : 1 fois/2h ; (dimensions/fonctions clés) : 1 fois/équipe/ligne (13 pièces).</w:t>
      </w:r>
      <w:r w:rsidRPr="00641F64">
        <w:rPr>
          <w:rFonts w:ascii="Times New Roman" w:eastAsia="SimSun" w:hAnsi="Times New Roman" w:cs="Times New Roman"/>
          <w:sz w:val="24"/>
          <w:lang w:val="fr-FR"/>
        </w:rPr>
        <w:br/>
        <w:t xml:space="preserve">* Emboutissage/Polissage/Flockage : 1 </w:t>
      </w:r>
      <w:r w:rsidRPr="00641F64">
        <w:rPr>
          <w:rFonts w:ascii="Times New Roman" w:eastAsia="SimSun" w:hAnsi="Times New Roman" w:cs="Times New Roman"/>
          <w:sz w:val="24"/>
          <w:lang w:val="fr-FR"/>
        </w:rPr>
        <w:t>fois/équipe (resp. 8, 20, 20 pièces).</w:t>
      </w:r>
      <w:r w:rsidRPr="00641F64">
        <w:rPr>
          <w:rFonts w:ascii="Times New Roman" w:eastAsia="SimSun" w:hAnsi="Times New Roman" w:cs="Times New Roman"/>
          <w:sz w:val="24"/>
          <w:lang w:val="fr-FR"/>
        </w:rPr>
        <w:br/>
        <w:t>* Anodisation : A la réception du cadre.</w:t>
      </w:r>
      <w:r w:rsidRPr="00641F64">
        <w:rPr>
          <w:rFonts w:ascii="Times New Roman" w:eastAsia="SimSun" w:hAnsi="Times New Roman" w:cs="Times New Roman"/>
          <w:sz w:val="24"/>
          <w:lang w:val="fr-FR"/>
        </w:rPr>
        <w:br/>
      </w:r>
      <w:r w:rsidRPr="00641F64">
        <w:rPr>
          <w:rFonts w:ascii="Times New Roman" w:eastAsia="SimSun" w:hAnsi="Times New Roman" w:cs="Times New Roman"/>
          <w:sz w:val="24"/>
          <w:lang w:val="fr-FR"/>
        </w:rPr>
        <w:lastRenderedPageBreak/>
        <w:t>4.3.2 Contrôle tournant - Aspect et Contrôle Final :</w:t>
      </w:r>
      <w:r w:rsidRPr="00641F64">
        <w:rPr>
          <w:rFonts w:ascii="Times New Roman" w:eastAsia="SimSun" w:hAnsi="Times New Roman" w:cs="Times New Roman"/>
          <w:sz w:val="24"/>
          <w:lang w:val="fr-FR"/>
        </w:rPr>
        <w:br/>
        <w:t>* Vérifier la conformité des instructions de travail, de la fiche et de l'échantillon de premier article.</w:t>
      </w:r>
      <w:r w:rsidRPr="00641F64">
        <w:rPr>
          <w:rFonts w:ascii="Times New Roman" w:eastAsia="SimSun" w:hAnsi="Times New Roman" w:cs="Times New Roman"/>
          <w:sz w:val="24"/>
          <w:lang w:val="fr-FR"/>
        </w:rPr>
        <w:br/>
        <w:t>* Vérifier la couleur.</w:t>
      </w:r>
      <w:r w:rsidRPr="00641F64">
        <w:rPr>
          <w:rFonts w:ascii="Times New Roman" w:eastAsia="SimSun" w:hAnsi="Times New Roman" w:cs="Times New Roman"/>
          <w:sz w:val="24"/>
          <w:lang w:val="fr-FR"/>
        </w:rPr>
        <w:br/>
        <w:t>* Fréquence type (Aspect) : 1 fois/2h, 20 pièces prélevées (en cours + cartons pleins).</w:t>
      </w:r>
      <w:r w:rsidRPr="00641F64">
        <w:rPr>
          <w:rFonts w:ascii="Times New Roman" w:eastAsia="SimSun" w:hAnsi="Times New Roman" w:cs="Times New Roman"/>
          <w:sz w:val="24"/>
          <w:lang w:val="fr-FR"/>
        </w:rPr>
        <w:br/>
        <w:t>* Contrôle final : Appliquer le Plan d'Échantillonnage sur les cartons pleins. Les résultats sont enregistrés dans des rapports spécifiques à l'atelier.</w:t>
      </w:r>
      <w:r w:rsidRPr="00641F64">
        <w:rPr>
          <w:rFonts w:ascii="Times New Roman" w:eastAsia="SimSun" w:hAnsi="Times New Roman" w:cs="Times New Roman"/>
          <w:sz w:val="24"/>
          <w:lang w:val="fr-FR"/>
        </w:rPr>
        <w:br/>
      </w:r>
      <w:r>
        <w:rPr>
          <w:rFonts w:ascii="Times New Roman" w:eastAsia="SimSun" w:hAnsi="Times New Roman" w:cs="Times New Roman"/>
          <w:sz w:val="24"/>
        </w:rPr>
        <w:t xml:space="preserve">4.3.3 Gestion des anomalies : Toute anomalie détectée est signalée immédiatement. </w:t>
      </w:r>
      <w:r w:rsidRPr="00641F64">
        <w:rPr>
          <w:rFonts w:ascii="Times New Roman" w:eastAsia="SimSun" w:hAnsi="Times New Roman" w:cs="Times New Roman"/>
          <w:sz w:val="24"/>
          <w:lang w:val="fr-FR"/>
        </w:rPr>
        <w:t>Si elle a entraîné une non-conformité de lot (≥ 2 cycles d'inspection), un Rapport d'Anomalie Qualité est émis pour traitement selon la Procédure de Maîtrise des Produits Non Conformes.</w:t>
      </w:r>
      <w:r w:rsidRPr="00641F64">
        <w:rPr>
          <w:rFonts w:ascii="Times New Roman" w:eastAsia="SimSun" w:hAnsi="Times New Roman" w:cs="Times New Roman"/>
          <w:sz w:val="24"/>
          <w:lang w:val="fr-FR"/>
        </w:rPr>
        <w:br/>
        <w:t>4.3.4 Premier et dernier carton : Doivent être impérativement inspectés à chaque équipe.</w:t>
      </w:r>
    </w:p>
    <w:p w14:paraId="5AB2CD81"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4.4 Inspection du dernier article (Applicable au moulage par injection)</w:t>
      </w:r>
      <w:r w:rsidRPr="00641F64">
        <w:rPr>
          <w:rFonts w:ascii="Times New Roman" w:eastAsia="SimSun" w:hAnsi="Times New Roman" w:cs="Times New Roman"/>
          <w:sz w:val="24"/>
          <w:lang w:val="fr-FR"/>
        </w:rPr>
        <w:br/>
        <w:t>4.4.1 En fin de production, la Production soumet 1 moule complet.</w:t>
      </w:r>
      <w:r w:rsidRPr="00641F64">
        <w:rPr>
          <w:rFonts w:ascii="Times New Roman" w:eastAsia="SimSun" w:hAnsi="Times New Roman" w:cs="Times New Roman"/>
          <w:sz w:val="24"/>
          <w:lang w:val="fr-FR"/>
        </w:rPr>
        <w:br/>
        <w:t>4.4.2 La Qualité vérifie uniquement l'aspect (pas les dimensions/fonctions).</w:t>
      </w:r>
      <w:r w:rsidRPr="00641F64">
        <w:rPr>
          <w:rFonts w:ascii="Times New Roman" w:eastAsia="SimSun" w:hAnsi="Times New Roman" w:cs="Times New Roman"/>
          <w:sz w:val="24"/>
          <w:lang w:val="fr-FR"/>
        </w:rPr>
        <w:br/>
        <w:t>4.4.3 Si conforme : Établir une "Fiche de Validation du Dernier Article" signée par la Production.</w:t>
      </w:r>
      <w:r w:rsidRPr="00641F64">
        <w:rPr>
          <w:rFonts w:ascii="Times New Roman" w:eastAsia="SimSun" w:hAnsi="Times New Roman" w:cs="Times New Roman"/>
          <w:sz w:val="24"/>
          <w:lang w:val="fr-FR"/>
        </w:rPr>
        <w:br/>
        <w:t>4.4.4 Si non conforme : Établir la fiche comme base pour la réparation du moule et suivre en amont les produits fabriqués pour éviter la contamination du processus suivant.</w:t>
      </w:r>
    </w:p>
    <w:p w14:paraId="1882B7F7" w14:textId="77777777" w:rsidR="00041680" w:rsidRDefault="00CB7BF4">
      <w:pPr>
        <w:spacing w:line="400" w:lineRule="exact"/>
        <w:rPr>
          <w:rFonts w:ascii="Times New Roman" w:eastAsia="SimSun" w:hAnsi="Times New Roman" w:cs="Times New Roman"/>
          <w:sz w:val="24"/>
        </w:rPr>
      </w:pPr>
      <w:r w:rsidRPr="00641F64">
        <w:rPr>
          <w:rFonts w:ascii="Times New Roman" w:eastAsia="SimSun" w:hAnsi="Times New Roman" w:cs="Times New Roman"/>
          <w:sz w:val="24"/>
          <w:lang w:val="fr-FR"/>
        </w:rPr>
        <w:t>4.5 Jugement et identification des produits</w:t>
      </w:r>
      <w:r w:rsidRPr="00641F64">
        <w:rPr>
          <w:rFonts w:ascii="Times New Roman" w:eastAsia="SimSun" w:hAnsi="Times New Roman" w:cs="Times New Roman"/>
          <w:sz w:val="24"/>
          <w:lang w:val="fr-FR"/>
        </w:rPr>
        <w:br/>
        <w:t>4.5.1 Produit Conforme : Apposer un cachet bleu "ACCEPTÉ" sur l'étiquette du carton.</w:t>
      </w:r>
      <w:r w:rsidRPr="00641F64">
        <w:rPr>
          <w:rFonts w:ascii="Times New Roman" w:eastAsia="SimSun" w:hAnsi="Times New Roman" w:cs="Times New Roman"/>
          <w:sz w:val="24"/>
          <w:lang w:val="fr-FR"/>
        </w:rPr>
        <w:br/>
        <w:t>4.5.2 Anomalie détectée : Confirmer avec un superviseur qualité. Si non-conformité validée :</w:t>
      </w:r>
      <w:r w:rsidRPr="00641F64">
        <w:rPr>
          <w:rFonts w:ascii="Times New Roman" w:eastAsia="SimSun" w:hAnsi="Times New Roman" w:cs="Times New Roman"/>
          <w:sz w:val="24"/>
          <w:lang w:val="fr-FR"/>
        </w:rPr>
        <w:br/>
        <w:t>* Émettre un Rapport d'Anomalie Qualité.</w:t>
      </w:r>
      <w:r w:rsidRPr="00641F64">
        <w:rPr>
          <w:rFonts w:ascii="Times New Roman" w:eastAsia="SimSun" w:hAnsi="Times New Roman" w:cs="Times New Roman"/>
          <w:sz w:val="24"/>
          <w:lang w:val="fr-FR"/>
        </w:rPr>
        <w:br/>
        <w:t>* Apposer une étiquette jaune "ANOMALIE" sur le carton.</w:t>
      </w:r>
      <w:r w:rsidRPr="00641F64">
        <w:rPr>
          <w:rFonts w:ascii="Times New Roman" w:eastAsia="SimSun" w:hAnsi="Times New Roman" w:cs="Times New Roman"/>
          <w:sz w:val="24"/>
          <w:lang w:val="fr-FR"/>
        </w:rPr>
        <w:br/>
        <w:t>* Pour produits à mettre au rebut : Utiliser une étiquette/zone rouge "REJETÉ".</w:t>
      </w:r>
      <w:r w:rsidRPr="00641F64">
        <w:rPr>
          <w:rFonts w:ascii="Times New Roman" w:eastAsia="SimSun" w:hAnsi="Times New Roman" w:cs="Times New Roman"/>
          <w:sz w:val="24"/>
          <w:lang w:val="fr-FR"/>
        </w:rPr>
        <w:br/>
        <w:t>4.5.3 Délai de traitement : La Production doit retourner le Rapport d'Anomalie Qualité rempli à la Qualité sous 24h.</w:t>
      </w:r>
      <w:r w:rsidRPr="00641F64">
        <w:rPr>
          <w:rFonts w:ascii="Times New Roman" w:eastAsia="SimSun" w:hAnsi="Times New Roman" w:cs="Times New Roman"/>
          <w:sz w:val="24"/>
          <w:lang w:val="fr-FR"/>
        </w:rPr>
        <w:br/>
        <w:t>4.5.4 Système de numérotation des rappo</w:t>
      </w:r>
      <w:r w:rsidRPr="00641F64">
        <w:rPr>
          <w:rFonts w:ascii="Times New Roman" w:eastAsia="SimSun" w:hAnsi="Times New Roman" w:cs="Times New Roman"/>
          <w:sz w:val="24"/>
          <w:lang w:val="fr-FR"/>
        </w:rPr>
        <w:t>rts :</w:t>
      </w:r>
      <w:r w:rsidRPr="00641F64">
        <w:rPr>
          <w:rFonts w:ascii="Times New Roman" w:eastAsia="SimSun" w:hAnsi="Times New Roman" w:cs="Times New Roman"/>
          <w:sz w:val="24"/>
          <w:lang w:val="fr-FR"/>
        </w:rPr>
        <w:br/>
        <w:t>* A. Rapport de Feedback Qualité : Code atelier + Code machine (2 chiffres) + Mois (2 chiffres) + Numéro séquentiel (3 chiffres).</w:t>
      </w:r>
      <w:r w:rsidRPr="00641F64">
        <w:rPr>
          <w:rFonts w:ascii="Times New Roman" w:eastAsia="SimSun" w:hAnsi="Times New Roman" w:cs="Times New Roman"/>
          <w:sz w:val="24"/>
          <w:lang w:val="fr-FR"/>
        </w:rPr>
        <w:br/>
        <w:t>* *Ex: "ZS0112001" = Moulage, Machine 01, Décembre, 1er rapport.*</w:t>
      </w:r>
      <w:r w:rsidRPr="00641F64">
        <w:rPr>
          <w:rFonts w:ascii="Times New Roman" w:eastAsia="SimSun" w:hAnsi="Times New Roman" w:cs="Times New Roman"/>
          <w:sz w:val="24"/>
          <w:lang w:val="fr-FR"/>
        </w:rPr>
        <w:br/>
        <w:t>* B. Rapport d'Anomalie Qualité : Code atelier + Année (2 chiffres) + Mois (2 chiffres) + Numéro séquentiel (3 chiffres).</w:t>
      </w:r>
      <w:r w:rsidRPr="00641F64">
        <w:rPr>
          <w:rFonts w:ascii="Times New Roman" w:eastAsia="SimSun" w:hAnsi="Times New Roman" w:cs="Times New Roman"/>
          <w:sz w:val="24"/>
          <w:lang w:val="fr-FR"/>
        </w:rPr>
        <w:br/>
      </w:r>
      <w:r>
        <w:rPr>
          <w:rFonts w:ascii="Times New Roman" w:eastAsia="SimSun" w:hAnsi="Times New Roman" w:cs="Times New Roman"/>
          <w:sz w:val="24"/>
        </w:rPr>
        <w:t>* *Ex: "ZS2204001" = Moulage, 2022, Avril, 1er rapport.*</w:t>
      </w:r>
    </w:p>
    <w:p w14:paraId="69D839FF" w14:textId="77777777" w:rsidR="00041680" w:rsidRDefault="00CB7BF4">
      <w:pPr>
        <w:spacing w:line="400" w:lineRule="exact"/>
        <w:rPr>
          <w:rFonts w:ascii="Times New Roman" w:eastAsia="SimSun" w:hAnsi="Times New Roman" w:cs="Times New Roman"/>
          <w:sz w:val="24"/>
        </w:rPr>
      </w:pPr>
      <w:r>
        <w:rPr>
          <w:rFonts w:ascii="Times New Roman" w:eastAsia="SimSun" w:hAnsi="Times New Roman" w:cs="Times New Roman"/>
          <w:sz w:val="24"/>
        </w:rPr>
        <w:t>* C. Codes des ateliers :</w:t>
      </w:r>
    </w:p>
    <w:p w14:paraId="2735DF7A" w14:textId="77777777" w:rsidR="00041680" w:rsidRDefault="00041680">
      <w:pPr>
        <w:spacing w:line="400" w:lineRule="exact"/>
        <w:rPr>
          <w:rFonts w:ascii="Times New Roman" w:eastAsia="SimSun" w:hAnsi="Times New Roman" w:cs="Times New Roman"/>
          <w:sz w:val="24"/>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96"/>
        <w:gridCol w:w="1224"/>
        <w:gridCol w:w="2880"/>
        <w:gridCol w:w="699"/>
        <w:gridCol w:w="1380"/>
        <w:gridCol w:w="2487"/>
      </w:tblGrid>
      <w:tr w:rsidR="00041680" w14:paraId="6CFA673D"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192" w:type="dxa"/>
            </w:tcMar>
            <w:vAlign w:val="center"/>
          </w:tcPr>
          <w:p w14:paraId="58CB1E1D"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lastRenderedPageBreak/>
              <w:t>ZS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034F33BA" w14:textId="77777777" w:rsidR="00041680" w:rsidRDefault="00CB7BF4">
            <w:pPr>
              <w:widowControl/>
              <w:spacing w:line="300" w:lineRule="atLeast"/>
              <w:jc w:val="left"/>
              <w:rPr>
                <w:rFonts w:ascii="Times New Roman" w:eastAsia="Segoe UI" w:hAnsi="Times New Roman" w:cs="Times New Roman"/>
                <w:color w:val="0F1115"/>
                <w:szCs w:val="21"/>
              </w:rPr>
            </w:pPr>
            <w:r>
              <w:rPr>
                <w:rFonts w:ascii="Times New Roman" w:eastAsia="Segoe UI" w:hAnsi="Times New Roman" w:cs="Times New Roman"/>
                <w:color w:val="0F1115"/>
                <w:kern w:val="0"/>
                <w:szCs w:val="21"/>
                <w:lang w:bidi="ar"/>
              </w:rPr>
              <w:t>注塑</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0801D59"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Moulage par injection</w:t>
            </w:r>
          </w:p>
        </w:tc>
        <w:tc>
          <w:tcPr>
            <w:tcW w:w="699"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DF28A58"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ZR</w:t>
            </w:r>
          </w:p>
        </w:tc>
        <w:tc>
          <w:tcPr>
            <w:tcW w:w="1380"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7CB2267C"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Fonts w:ascii="Times New Roman" w:eastAsia="Segoe UI" w:hAnsi="Times New Roman" w:cs="Times New Roman"/>
                <w:color w:val="0F1115"/>
                <w:kern w:val="0"/>
                <w:szCs w:val="21"/>
                <w:lang w:bidi="ar"/>
              </w:rPr>
              <w:t>植绒</w:t>
            </w:r>
          </w:p>
        </w:tc>
        <w:tc>
          <w:tcPr>
            <w:tcW w:w="2487"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597B5F0D"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Flockage</w:t>
            </w:r>
          </w:p>
        </w:tc>
      </w:tr>
      <w:tr w:rsidR="00041680" w14:paraId="0E0B2808"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192" w:type="dxa"/>
            </w:tcMar>
            <w:vAlign w:val="center"/>
          </w:tcPr>
          <w:p w14:paraId="5D57701E"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TY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7E750A88" w14:textId="77777777" w:rsidR="00041680" w:rsidRDefault="00CB7BF4">
            <w:pPr>
              <w:widowControl/>
              <w:spacing w:line="300" w:lineRule="atLeast"/>
              <w:jc w:val="left"/>
              <w:rPr>
                <w:rFonts w:ascii="Times New Roman" w:eastAsia="Segoe UI" w:hAnsi="Times New Roman" w:cs="Times New Roman"/>
                <w:color w:val="0F1115"/>
                <w:szCs w:val="21"/>
              </w:rPr>
            </w:pPr>
            <w:r>
              <w:rPr>
                <w:rFonts w:ascii="Times New Roman" w:eastAsia="Segoe UI" w:hAnsi="Times New Roman" w:cs="Times New Roman"/>
                <w:color w:val="0F1115"/>
                <w:kern w:val="0"/>
                <w:szCs w:val="21"/>
                <w:lang w:bidi="ar"/>
              </w:rPr>
              <w:t>烫金印刷</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6B22093A"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Dorure à chaud &amp; Impression</w:t>
            </w:r>
          </w:p>
        </w:tc>
        <w:tc>
          <w:tcPr>
            <w:tcW w:w="699"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3C8DFCC"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IZ</w:t>
            </w:r>
          </w:p>
        </w:tc>
        <w:tc>
          <w:tcPr>
            <w:tcW w:w="1380"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C3E53FA"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Fonts w:ascii="Times New Roman" w:eastAsia="Segoe UI" w:hAnsi="Times New Roman" w:cs="Times New Roman"/>
                <w:color w:val="0F1115"/>
                <w:kern w:val="0"/>
                <w:szCs w:val="21"/>
                <w:lang w:bidi="ar"/>
              </w:rPr>
              <w:t>进料</w:t>
            </w:r>
            <w:r>
              <w:rPr>
                <w:rFonts w:ascii="Times New Roman" w:eastAsia="Segoe UI" w:hAnsi="Times New Roman" w:cs="Times New Roman"/>
                <w:color w:val="0F1115"/>
                <w:kern w:val="0"/>
                <w:szCs w:val="21"/>
                <w:lang w:bidi="ar"/>
              </w:rPr>
              <w:t>(</w:t>
            </w:r>
            <w:r>
              <w:rPr>
                <w:rFonts w:ascii="Times New Roman" w:eastAsia="Segoe UI" w:hAnsi="Times New Roman" w:cs="Times New Roman"/>
                <w:color w:val="0F1115"/>
                <w:kern w:val="0"/>
                <w:szCs w:val="21"/>
                <w:lang w:bidi="ar"/>
              </w:rPr>
              <w:t>宣臻</w:t>
            </w:r>
            <w:r>
              <w:rPr>
                <w:rFonts w:ascii="Times New Roman" w:eastAsia="Segoe UI" w:hAnsi="Times New Roman" w:cs="Times New Roman"/>
                <w:color w:val="0F1115"/>
                <w:kern w:val="0"/>
                <w:szCs w:val="21"/>
                <w:lang w:bidi="ar"/>
              </w:rPr>
              <w:t>)</w:t>
            </w:r>
          </w:p>
        </w:tc>
        <w:tc>
          <w:tcPr>
            <w:tcW w:w="2487"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E286082"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Réception (Xuan Zhen)</w:t>
            </w:r>
          </w:p>
        </w:tc>
      </w:tr>
      <w:tr w:rsidR="00041680" w14:paraId="33143E2E"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192" w:type="dxa"/>
            </w:tcMar>
            <w:vAlign w:val="center"/>
          </w:tcPr>
          <w:p w14:paraId="5D0B7559"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ZZ</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BA1CB40" w14:textId="77777777" w:rsidR="00041680" w:rsidRDefault="00CB7BF4">
            <w:pPr>
              <w:widowControl/>
              <w:spacing w:line="300" w:lineRule="atLeast"/>
              <w:jc w:val="left"/>
              <w:rPr>
                <w:rFonts w:ascii="Times New Roman" w:eastAsia="Segoe UI" w:hAnsi="Times New Roman" w:cs="Times New Roman"/>
                <w:color w:val="0F1115"/>
                <w:szCs w:val="21"/>
              </w:rPr>
            </w:pPr>
            <w:r>
              <w:rPr>
                <w:rFonts w:ascii="Times New Roman" w:eastAsia="Segoe UI" w:hAnsi="Times New Roman" w:cs="Times New Roman"/>
                <w:color w:val="0F1115"/>
                <w:kern w:val="0"/>
                <w:szCs w:val="21"/>
                <w:lang w:bidi="ar"/>
              </w:rPr>
              <w:t>组装</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28FF09A7"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Assemblage</w:t>
            </w:r>
          </w:p>
        </w:tc>
        <w:tc>
          <w:tcPr>
            <w:tcW w:w="699"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5B22165F"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IX</w:t>
            </w:r>
          </w:p>
        </w:tc>
        <w:tc>
          <w:tcPr>
            <w:tcW w:w="1380"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45C11806"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Fonts w:ascii="Times New Roman" w:eastAsia="Segoe UI" w:hAnsi="Times New Roman" w:cs="Times New Roman"/>
                <w:color w:val="0F1115"/>
                <w:kern w:val="0"/>
                <w:szCs w:val="21"/>
                <w:lang w:bidi="ar"/>
              </w:rPr>
              <w:t>进料</w:t>
            </w:r>
            <w:r>
              <w:rPr>
                <w:rFonts w:ascii="Times New Roman" w:eastAsia="Segoe UI" w:hAnsi="Times New Roman" w:cs="Times New Roman"/>
                <w:color w:val="0F1115"/>
                <w:kern w:val="0"/>
                <w:szCs w:val="21"/>
                <w:lang w:bidi="ar"/>
              </w:rPr>
              <w:t>(</w:t>
            </w:r>
            <w:r>
              <w:rPr>
                <w:rFonts w:ascii="Times New Roman" w:eastAsia="Segoe UI" w:hAnsi="Times New Roman" w:cs="Times New Roman"/>
                <w:color w:val="0F1115"/>
                <w:kern w:val="0"/>
                <w:szCs w:val="21"/>
                <w:lang w:bidi="ar"/>
              </w:rPr>
              <w:t>亦宣</w:t>
            </w:r>
            <w:r>
              <w:rPr>
                <w:rFonts w:ascii="Times New Roman" w:eastAsia="Segoe UI" w:hAnsi="Times New Roman" w:cs="Times New Roman"/>
                <w:color w:val="0F1115"/>
                <w:kern w:val="0"/>
                <w:szCs w:val="21"/>
                <w:lang w:bidi="ar"/>
              </w:rPr>
              <w:t>)</w:t>
            </w:r>
          </w:p>
        </w:tc>
        <w:tc>
          <w:tcPr>
            <w:tcW w:w="2487"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BC36C08"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Réception (Yi Xuan)</w:t>
            </w:r>
          </w:p>
        </w:tc>
      </w:tr>
      <w:tr w:rsidR="00041680" w14:paraId="6BEAD7EA"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192" w:type="dxa"/>
            </w:tcMar>
            <w:vAlign w:val="center"/>
          </w:tcPr>
          <w:p w14:paraId="2AA24B4C"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PT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2F2F5B42" w14:textId="77777777" w:rsidR="00041680" w:rsidRDefault="00CB7BF4">
            <w:pPr>
              <w:widowControl/>
              <w:spacing w:line="300" w:lineRule="atLeast"/>
              <w:jc w:val="left"/>
              <w:rPr>
                <w:rFonts w:ascii="Times New Roman" w:eastAsia="Segoe UI" w:hAnsi="Times New Roman" w:cs="Times New Roman"/>
                <w:color w:val="0F1115"/>
                <w:szCs w:val="21"/>
              </w:rPr>
            </w:pPr>
            <w:r>
              <w:rPr>
                <w:rFonts w:ascii="Times New Roman" w:eastAsia="Segoe UI" w:hAnsi="Times New Roman" w:cs="Times New Roman"/>
                <w:color w:val="0F1115"/>
                <w:kern w:val="0"/>
                <w:szCs w:val="21"/>
                <w:lang w:bidi="ar"/>
              </w:rPr>
              <w:t>喷涂</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46CCB2BE"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 xml:space="preserve">Peinture par </w:t>
            </w:r>
            <w:r>
              <w:rPr>
                <w:rStyle w:val="lev"/>
                <w:rFonts w:ascii="Times New Roman" w:eastAsia="Segoe UI" w:hAnsi="Times New Roman" w:cs="Times New Roman"/>
                <w:b w:val="0"/>
                <w:color w:val="0F1115"/>
                <w:kern w:val="0"/>
                <w:szCs w:val="21"/>
                <w:lang w:bidi="ar"/>
              </w:rPr>
              <w:t>pulvérisation</w:t>
            </w:r>
          </w:p>
        </w:tc>
        <w:tc>
          <w:tcPr>
            <w:tcW w:w="699"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35F1EC9B"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IJ</w:t>
            </w:r>
          </w:p>
        </w:tc>
        <w:tc>
          <w:tcPr>
            <w:tcW w:w="1380"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D0EB806"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Fonts w:ascii="Times New Roman" w:eastAsia="Segoe UI" w:hAnsi="Times New Roman" w:cs="Times New Roman"/>
                <w:color w:val="0F1115"/>
                <w:kern w:val="0"/>
                <w:szCs w:val="21"/>
                <w:lang w:bidi="ar"/>
              </w:rPr>
              <w:t>进料</w:t>
            </w:r>
            <w:r>
              <w:rPr>
                <w:rFonts w:ascii="Times New Roman" w:eastAsia="Segoe UI" w:hAnsi="Times New Roman" w:cs="Times New Roman"/>
                <w:color w:val="0F1115"/>
                <w:kern w:val="0"/>
                <w:szCs w:val="21"/>
                <w:lang w:bidi="ar"/>
              </w:rPr>
              <w:t>(</w:t>
            </w:r>
            <w:r>
              <w:rPr>
                <w:rFonts w:ascii="Times New Roman" w:eastAsia="Segoe UI" w:hAnsi="Times New Roman" w:cs="Times New Roman"/>
                <w:color w:val="0F1115"/>
                <w:kern w:val="0"/>
                <w:szCs w:val="21"/>
                <w:lang w:bidi="ar"/>
              </w:rPr>
              <w:t>亦佳</w:t>
            </w:r>
            <w:r>
              <w:rPr>
                <w:rFonts w:ascii="Times New Roman" w:eastAsia="Segoe UI" w:hAnsi="Times New Roman" w:cs="Times New Roman"/>
                <w:color w:val="0F1115"/>
                <w:kern w:val="0"/>
                <w:szCs w:val="21"/>
                <w:lang w:bidi="ar"/>
              </w:rPr>
              <w:t>)</w:t>
            </w:r>
          </w:p>
        </w:tc>
        <w:tc>
          <w:tcPr>
            <w:tcW w:w="2487"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58B67D1E"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Réception (Yi Jia)</w:t>
            </w:r>
          </w:p>
        </w:tc>
      </w:tr>
      <w:tr w:rsidR="00041680" w14:paraId="2467DBF7"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192" w:type="dxa"/>
            </w:tcMar>
            <w:vAlign w:val="center"/>
          </w:tcPr>
          <w:p w14:paraId="2B6A1B0E"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CY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209CA30F" w14:textId="77777777" w:rsidR="00041680" w:rsidRDefault="00CB7BF4">
            <w:pPr>
              <w:widowControl/>
              <w:spacing w:line="300" w:lineRule="atLeast"/>
              <w:jc w:val="left"/>
              <w:rPr>
                <w:rFonts w:ascii="Times New Roman" w:eastAsia="Segoe UI" w:hAnsi="Times New Roman" w:cs="Times New Roman"/>
                <w:color w:val="0F1115"/>
                <w:szCs w:val="21"/>
              </w:rPr>
            </w:pPr>
            <w:r>
              <w:rPr>
                <w:rFonts w:ascii="Times New Roman" w:eastAsia="Segoe UI" w:hAnsi="Times New Roman" w:cs="Times New Roman"/>
                <w:color w:val="0F1115"/>
                <w:kern w:val="0"/>
                <w:szCs w:val="21"/>
                <w:lang w:bidi="ar"/>
              </w:rPr>
              <w:t>冲压</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3428280E"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Emboutissage</w:t>
            </w:r>
          </w:p>
        </w:tc>
        <w:tc>
          <w:tcPr>
            <w:tcW w:w="699"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03955E02"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OZ</w:t>
            </w:r>
          </w:p>
        </w:tc>
        <w:tc>
          <w:tcPr>
            <w:tcW w:w="1380"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44419B1"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Fonts w:ascii="Times New Roman" w:eastAsia="Segoe UI" w:hAnsi="Times New Roman" w:cs="Times New Roman"/>
                <w:color w:val="0F1115"/>
                <w:kern w:val="0"/>
                <w:szCs w:val="21"/>
                <w:lang w:bidi="ar"/>
              </w:rPr>
              <w:t>出货</w:t>
            </w:r>
            <w:r>
              <w:rPr>
                <w:rFonts w:ascii="Times New Roman" w:eastAsia="Segoe UI" w:hAnsi="Times New Roman" w:cs="Times New Roman"/>
                <w:color w:val="0F1115"/>
                <w:kern w:val="0"/>
                <w:szCs w:val="21"/>
                <w:lang w:bidi="ar"/>
              </w:rPr>
              <w:t>(</w:t>
            </w:r>
            <w:r>
              <w:rPr>
                <w:rFonts w:ascii="Times New Roman" w:eastAsia="Segoe UI" w:hAnsi="Times New Roman" w:cs="Times New Roman"/>
                <w:color w:val="0F1115"/>
                <w:kern w:val="0"/>
                <w:szCs w:val="21"/>
                <w:lang w:bidi="ar"/>
              </w:rPr>
              <w:t>宣臻</w:t>
            </w:r>
            <w:r>
              <w:rPr>
                <w:rFonts w:ascii="Times New Roman" w:eastAsia="Segoe UI" w:hAnsi="Times New Roman" w:cs="Times New Roman"/>
                <w:color w:val="0F1115"/>
                <w:kern w:val="0"/>
                <w:szCs w:val="21"/>
                <w:lang w:bidi="ar"/>
              </w:rPr>
              <w:t>)</w:t>
            </w:r>
          </w:p>
        </w:tc>
        <w:tc>
          <w:tcPr>
            <w:tcW w:w="2487"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39A602A"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Expédition (Xuan Zhen)</w:t>
            </w:r>
          </w:p>
        </w:tc>
      </w:tr>
      <w:tr w:rsidR="00041680" w14:paraId="04ED78AE"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192" w:type="dxa"/>
            </w:tcMar>
            <w:vAlign w:val="center"/>
          </w:tcPr>
          <w:p w14:paraId="3F6E48C1"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PG</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04E9EC88" w14:textId="77777777" w:rsidR="00041680" w:rsidRDefault="00CB7BF4">
            <w:pPr>
              <w:widowControl/>
              <w:spacing w:line="300" w:lineRule="atLeast"/>
              <w:jc w:val="left"/>
              <w:rPr>
                <w:rFonts w:ascii="Times New Roman" w:eastAsia="Segoe UI" w:hAnsi="Times New Roman" w:cs="Times New Roman"/>
                <w:color w:val="0F1115"/>
                <w:szCs w:val="21"/>
              </w:rPr>
            </w:pPr>
            <w:r>
              <w:rPr>
                <w:rFonts w:ascii="Times New Roman" w:eastAsia="Segoe UI" w:hAnsi="Times New Roman" w:cs="Times New Roman"/>
                <w:color w:val="0F1115"/>
                <w:kern w:val="0"/>
                <w:szCs w:val="21"/>
                <w:lang w:bidi="ar"/>
              </w:rPr>
              <w:t>抛光</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D23DDC6"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Polissage</w:t>
            </w:r>
          </w:p>
        </w:tc>
        <w:tc>
          <w:tcPr>
            <w:tcW w:w="699"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03FFA989"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OX</w:t>
            </w:r>
          </w:p>
        </w:tc>
        <w:tc>
          <w:tcPr>
            <w:tcW w:w="1380"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02178D84"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Fonts w:ascii="Times New Roman" w:eastAsia="Segoe UI" w:hAnsi="Times New Roman" w:cs="Times New Roman"/>
                <w:color w:val="0F1115"/>
                <w:kern w:val="0"/>
                <w:szCs w:val="21"/>
                <w:lang w:bidi="ar"/>
              </w:rPr>
              <w:t>出货</w:t>
            </w:r>
            <w:r>
              <w:rPr>
                <w:rFonts w:ascii="Times New Roman" w:eastAsia="Segoe UI" w:hAnsi="Times New Roman" w:cs="Times New Roman"/>
                <w:color w:val="0F1115"/>
                <w:kern w:val="0"/>
                <w:szCs w:val="21"/>
                <w:lang w:bidi="ar"/>
              </w:rPr>
              <w:t>(</w:t>
            </w:r>
            <w:r>
              <w:rPr>
                <w:rFonts w:ascii="Times New Roman" w:eastAsia="Segoe UI" w:hAnsi="Times New Roman" w:cs="Times New Roman"/>
                <w:color w:val="0F1115"/>
                <w:kern w:val="0"/>
                <w:szCs w:val="21"/>
                <w:lang w:bidi="ar"/>
              </w:rPr>
              <w:t>亦宣</w:t>
            </w:r>
            <w:r>
              <w:rPr>
                <w:rFonts w:ascii="Times New Roman" w:eastAsia="Segoe UI" w:hAnsi="Times New Roman" w:cs="Times New Roman"/>
                <w:color w:val="0F1115"/>
                <w:kern w:val="0"/>
                <w:szCs w:val="21"/>
                <w:lang w:bidi="ar"/>
              </w:rPr>
              <w:t>)</w:t>
            </w:r>
          </w:p>
        </w:tc>
        <w:tc>
          <w:tcPr>
            <w:tcW w:w="2487"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5C9CC2E3"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Expédition (Yi Xuan)</w:t>
            </w:r>
          </w:p>
        </w:tc>
      </w:tr>
      <w:tr w:rsidR="00041680" w14:paraId="6C4B0C34" w14:textId="77777777">
        <w:trPr>
          <w:trHeight w:val="587"/>
        </w:trPr>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192" w:type="dxa"/>
            </w:tcMar>
            <w:vAlign w:val="center"/>
          </w:tcPr>
          <w:p w14:paraId="253B5925"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YH</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70D7A12D" w14:textId="77777777" w:rsidR="00041680" w:rsidRDefault="00CB7BF4">
            <w:pPr>
              <w:widowControl/>
              <w:spacing w:line="300" w:lineRule="atLeast"/>
              <w:jc w:val="left"/>
              <w:rPr>
                <w:rFonts w:ascii="Times New Roman" w:eastAsia="Segoe UI" w:hAnsi="Times New Roman" w:cs="Times New Roman"/>
                <w:color w:val="0F1115"/>
                <w:szCs w:val="21"/>
              </w:rPr>
            </w:pPr>
            <w:r>
              <w:rPr>
                <w:rFonts w:ascii="Times New Roman" w:eastAsia="Segoe UI" w:hAnsi="Times New Roman" w:cs="Times New Roman"/>
                <w:color w:val="0F1115"/>
                <w:kern w:val="0"/>
                <w:szCs w:val="21"/>
                <w:lang w:bidi="ar"/>
              </w:rPr>
              <w:t>氧化</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1B4F3928" w14:textId="77777777" w:rsidR="00041680" w:rsidRDefault="00CB7BF4">
            <w:pPr>
              <w:widowControl/>
              <w:spacing w:line="300" w:lineRule="atLeast"/>
              <w:jc w:val="left"/>
              <w:rPr>
                <w:rFonts w:ascii="Times New Roman" w:eastAsia="Segoe UI" w:hAnsi="Times New Roman" w:cs="Times New Roman"/>
                <w:color w:val="0F1115"/>
                <w:szCs w:val="21"/>
              </w:rPr>
            </w:pPr>
            <w:r>
              <w:rPr>
                <w:rStyle w:val="lev"/>
                <w:rFonts w:ascii="Times New Roman" w:eastAsia="Segoe UI" w:hAnsi="Times New Roman" w:cs="Times New Roman"/>
                <w:b w:val="0"/>
                <w:color w:val="0F1115"/>
                <w:kern w:val="0"/>
                <w:szCs w:val="21"/>
                <w:lang w:bidi="ar"/>
              </w:rPr>
              <w:t>Anodisation</w:t>
            </w:r>
          </w:p>
        </w:tc>
        <w:tc>
          <w:tcPr>
            <w:tcW w:w="699"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4950661C"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OJ</w:t>
            </w:r>
          </w:p>
        </w:tc>
        <w:tc>
          <w:tcPr>
            <w:tcW w:w="1380"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2C6A0AF4"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Fonts w:ascii="Times New Roman" w:eastAsia="Segoe UI" w:hAnsi="Times New Roman" w:cs="Times New Roman"/>
                <w:color w:val="0F1115"/>
                <w:kern w:val="0"/>
                <w:szCs w:val="21"/>
                <w:lang w:bidi="ar"/>
              </w:rPr>
              <w:t>出货</w:t>
            </w:r>
            <w:r>
              <w:rPr>
                <w:rFonts w:ascii="Times New Roman" w:eastAsia="Segoe UI" w:hAnsi="Times New Roman" w:cs="Times New Roman"/>
                <w:color w:val="0F1115"/>
                <w:kern w:val="0"/>
                <w:szCs w:val="21"/>
                <w:lang w:bidi="ar"/>
              </w:rPr>
              <w:t>(</w:t>
            </w:r>
            <w:r>
              <w:rPr>
                <w:rFonts w:ascii="Times New Roman" w:eastAsia="Segoe UI" w:hAnsi="Times New Roman" w:cs="Times New Roman"/>
                <w:color w:val="0F1115"/>
                <w:kern w:val="0"/>
                <w:szCs w:val="21"/>
                <w:lang w:bidi="ar"/>
              </w:rPr>
              <w:t>亦佳</w:t>
            </w:r>
            <w:r>
              <w:rPr>
                <w:rFonts w:ascii="Times New Roman" w:eastAsia="Segoe UI" w:hAnsi="Times New Roman" w:cs="Times New Roman"/>
                <w:color w:val="0F1115"/>
                <w:kern w:val="0"/>
                <w:szCs w:val="21"/>
                <w:lang w:bidi="ar"/>
              </w:rPr>
              <w:t>)</w:t>
            </w:r>
          </w:p>
        </w:tc>
        <w:tc>
          <w:tcPr>
            <w:tcW w:w="2487"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14:paraId="7B32F0C1" w14:textId="77777777" w:rsidR="00041680" w:rsidRDefault="00CB7BF4">
            <w:pPr>
              <w:widowControl/>
              <w:spacing w:line="300" w:lineRule="atLeast"/>
              <w:jc w:val="left"/>
              <w:rPr>
                <w:rStyle w:val="lev"/>
                <w:rFonts w:ascii="Times New Roman" w:eastAsia="Segoe UI" w:hAnsi="Times New Roman" w:cs="Times New Roman"/>
                <w:b w:val="0"/>
                <w:color w:val="0F1115"/>
                <w:kern w:val="0"/>
                <w:szCs w:val="21"/>
                <w:lang w:bidi="ar"/>
              </w:rPr>
            </w:pPr>
            <w:r>
              <w:rPr>
                <w:rStyle w:val="lev"/>
                <w:rFonts w:ascii="Times New Roman" w:eastAsia="Segoe UI" w:hAnsi="Times New Roman" w:cs="Times New Roman"/>
                <w:b w:val="0"/>
                <w:color w:val="0F1115"/>
                <w:kern w:val="0"/>
                <w:szCs w:val="21"/>
                <w:lang w:bidi="ar"/>
              </w:rPr>
              <w:t>Expédition (Yi Jia)</w:t>
            </w:r>
          </w:p>
        </w:tc>
      </w:tr>
    </w:tbl>
    <w:p w14:paraId="16201CE8"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 xml:space="preserve">4.6 Le département Qualité conserve tous les </w:t>
      </w:r>
      <w:r w:rsidRPr="00641F64">
        <w:rPr>
          <w:rFonts w:ascii="Times New Roman" w:eastAsia="SimSun" w:hAnsi="Times New Roman" w:cs="Times New Roman"/>
          <w:sz w:val="24"/>
          <w:lang w:val="fr-FR"/>
        </w:rPr>
        <w:t>enregistrements d'inspection pertinents. Le formulaire "Rapport d'Anomalie Qualité" doit être soumis quotidiennement au personnel de bureau pour statistiques et synthèse.</w:t>
      </w:r>
    </w:p>
    <w:p w14:paraId="6901A70D"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5. DOCUMENTS ASSOCIÉS :</w:t>
      </w:r>
      <w:r w:rsidRPr="00641F64">
        <w:rPr>
          <w:rFonts w:ascii="Times New Roman" w:eastAsia="SimSun" w:hAnsi="Times New Roman" w:cs="Times New Roman"/>
          <w:sz w:val="24"/>
          <w:lang w:val="fr-FR"/>
        </w:rPr>
        <w:br/>
        <w:t>5.1 MYCAH-OP-GM-20 « Procédure de Maîtrise des Produits Non Conformes »</w:t>
      </w:r>
      <w:r w:rsidRPr="00641F64">
        <w:rPr>
          <w:rFonts w:ascii="Times New Roman" w:eastAsia="SimSun" w:hAnsi="Times New Roman" w:cs="Times New Roman"/>
          <w:sz w:val="24"/>
          <w:lang w:val="fr-FR"/>
        </w:rPr>
        <w:br/>
        <w:t>5.2 MYCAH-OP-GM-17 « Procédure d'Identification et de Traçabilité »</w:t>
      </w:r>
      <w:r w:rsidRPr="00641F64">
        <w:rPr>
          <w:rFonts w:ascii="Times New Roman" w:eastAsia="SimSun" w:hAnsi="Times New Roman" w:cs="Times New Roman"/>
          <w:sz w:val="24"/>
          <w:lang w:val="fr-FR"/>
        </w:rPr>
        <w:br/>
        <w:t>5.3 MYCAH-WI-QD-001 « Plan d'Échantillonnage des Produits »</w:t>
      </w:r>
      <w:r w:rsidRPr="00641F64">
        <w:rPr>
          <w:rFonts w:ascii="Times New Roman" w:eastAsia="SimSun" w:hAnsi="Times New Roman" w:cs="Times New Roman"/>
          <w:sz w:val="24"/>
          <w:lang w:val="fr-FR"/>
        </w:rPr>
        <w:br/>
        <w:t>5.4 MYCAH-WI-QD-005 « Critères de Jugement Qualité »</w:t>
      </w:r>
    </w:p>
    <w:p w14:paraId="7F729574" w14:textId="77777777" w:rsidR="00041680" w:rsidRPr="00641F64" w:rsidRDefault="00CB7BF4">
      <w:pPr>
        <w:spacing w:line="400" w:lineRule="exact"/>
        <w:rPr>
          <w:rFonts w:ascii="Times New Roman" w:eastAsia="SimSun" w:hAnsi="Times New Roman" w:cs="Times New Roman"/>
          <w:sz w:val="24"/>
          <w:lang w:val="fr-FR"/>
        </w:rPr>
      </w:pPr>
      <w:r w:rsidRPr="00641F64">
        <w:rPr>
          <w:rFonts w:ascii="Times New Roman" w:eastAsia="SimSun" w:hAnsi="Times New Roman" w:cs="Times New Roman"/>
          <w:sz w:val="24"/>
          <w:lang w:val="fr-FR"/>
        </w:rPr>
        <w:t>6. ENREGISTREMENTS ASSOCIÉS :</w:t>
      </w:r>
      <w:r w:rsidRPr="00641F64">
        <w:rPr>
          <w:rFonts w:ascii="Times New Roman" w:eastAsia="SimSun" w:hAnsi="Times New Roman" w:cs="Times New Roman"/>
          <w:sz w:val="24"/>
          <w:lang w:val="fr-FR"/>
        </w:rPr>
        <w:br/>
        <w:t>6.1 MYC-FM-QD-001 Rapport d'Anomalie Qualité</w:t>
      </w:r>
      <w:r w:rsidRPr="00641F64">
        <w:rPr>
          <w:rFonts w:ascii="Times New Roman" w:eastAsia="SimSun" w:hAnsi="Times New Roman" w:cs="Times New Roman"/>
          <w:sz w:val="24"/>
          <w:lang w:val="fr-FR"/>
        </w:rPr>
        <w:br/>
        <w:t>6.2 MYC-FM-QD-002 Fiche de Validation du Premier Article</w:t>
      </w:r>
      <w:r w:rsidRPr="00641F64">
        <w:rPr>
          <w:rFonts w:ascii="Times New Roman" w:eastAsia="SimSun" w:hAnsi="Times New Roman" w:cs="Times New Roman"/>
          <w:sz w:val="24"/>
          <w:lang w:val="fr-FR"/>
        </w:rPr>
        <w:br/>
        <w:t>6.3 MYC-FM-QD-004 Fiche d'Enregistrement du Contrôle Dimensions/Fonctions</w:t>
      </w:r>
      <w:r w:rsidRPr="00641F64">
        <w:rPr>
          <w:rFonts w:ascii="Times New Roman" w:eastAsia="SimSun" w:hAnsi="Times New Roman" w:cs="Times New Roman"/>
          <w:sz w:val="24"/>
          <w:lang w:val="fr-FR"/>
        </w:rPr>
        <w:br/>
        <w:t>6.4 MYC-FM-QD-005 Fiche d'Enregistrement du Contrôle Tournant et Final - Atelier de Moulage par Injection</w:t>
      </w:r>
      <w:r w:rsidRPr="00641F64">
        <w:rPr>
          <w:rFonts w:ascii="Times New Roman" w:eastAsia="SimSun" w:hAnsi="Times New Roman" w:cs="Times New Roman"/>
          <w:sz w:val="24"/>
          <w:lang w:val="fr-FR"/>
        </w:rPr>
        <w:br/>
        <w:t>6.5 MYC-FM-QD-006 Fiche d'Enregistrement du Contrôle Tournant et Final - Atelier de Dorure/Impression</w:t>
      </w:r>
      <w:r w:rsidRPr="00641F64">
        <w:rPr>
          <w:rFonts w:ascii="Times New Roman" w:eastAsia="SimSun" w:hAnsi="Times New Roman" w:cs="Times New Roman"/>
          <w:sz w:val="24"/>
          <w:lang w:val="fr-FR"/>
        </w:rPr>
        <w:br/>
        <w:t>6.6 MYC-FM-QD-007 Fiche d'Enregistrement du Contrôle Tournant et Final - Atelier d'Assemblage</w:t>
      </w:r>
      <w:r w:rsidRPr="00641F64">
        <w:rPr>
          <w:rFonts w:ascii="Times New Roman" w:eastAsia="SimSun" w:hAnsi="Times New Roman" w:cs="Times New Roman"/>
          <w:sz w:val="24"/>
          <w:lang w:val="fr-FR"/>
        </w:rPr>
        <w:br/>
        <w:t>6.7 MYC-FM-QD-009 Fiche de Valida</w:t>
      </w:r>
      <w:r w:rsidRPr="00641F64">
        <w:rPr>
          <w:rFonts w:ascii="Times New Roman" w:eastAsia="SimSun" w:hAnsi="Times New Roman" w:cs="Times New Roman"/>
          <w:sz w:val="24"/>
          <w:lang w:val="fr-FR"/>
        </w:rPr>
        <w:t>tion du Dernier Article</w:t>
      </w:r>
      <w:r w:rsidRPr="00641F64">
        <w:rPr>
          <w:rFonts w:ascii="Times New Roman" w:eastAsia="SimSun" w:hAnsi="Times New Roman" w:cs="Times New Roman"/>
          <w:sz w:val="24"/>
          <w:lang w:val="fr-FR"/>
        </w:rPr>
        <w:br/>
      </w:r>
      <w:r w:rsidRPr="00641F64">
        <w:rPr>
          <w:rFonts w:ascii="Times New Roman" w:eastAsia="SimSun" w:hAnsi="Times New Roman" w:cs="Times New Roman"/>
          <w:sz w:val="24"/>
          <w:lang w:val="fr-FR"/>
        </w:rPr>
        <w:lastRenderedPageBreak/>
        <w:t>6.8 MYC-FM-QD-010 Rapport de Contrôle avant Expédition</w:t>
      </w:r>
      <w:r w:rsidRPr="00641F64">
        <w:rPr>
          <w:rFonts w:ascii="Times New Roman" w:eastAsia="SimSun" w:hAnsi="Times New Roman" w:cs="Times New Roman"/>
          <w:sz w:val="24"/>
          <w:lang w:val="fr-FR"/>
        </w:rPr>
        <w:br/>
        <w:t>6.9 MYC-FM-QD-011 Fiche d'Enregistrement du Contrôle Tournant - Atelier d'Emboutissage</w:t>
      </w:r>
      <w:r w:rsidRPr="00641F64">
        <w:rPr>
          <w:rFonts w:ascii="Times New Roman" w:eastAsia="SimSun" w:hAnsi="Times New Roman" w:cs="Times New Roman"/>
          <w:sz w:val="24"/>
          <w:lang w:val="fr-FR"/>
        </w:rPr>
        <w:br/>
        <w:t>6.10 MYC-FM-QD-012 Fiche d'Enregistrement du Contrôle des Pièces Transférées</w:t>
      </w:r>
      <w:r w:rsidRPr="00641F64">
        <w:rPr>
          <w:rFonts w:ascii="Times New Roman" w:eastAsia="SimSun" w:hAnsi="Times New Roman" w:cs="Times New Roman"/>
          <w:sz w:val="24"/>
          <w:lang w:val="fr-FR"/>
        </w:rPr>
        <w:br/>
        <w:t>6.11 MYC-FM-QD-013 Fiche d'Enregistrement du Contrôle - Atelier de Polissage</w:t>
      </w:r>
      <w:r w:rsidRPr="00641F64">
        <w:rPr>
          <w:rFonts w:ascii="Times New Roman" w:eastAsia="SimSun" w:hAnsi="Times New Roman" w:cs="Times New Roman"/>
          <w:sz w:val="24"/>
          <w:lang w:val="fr-FR"/>
        </w:rPr>
        <w:br/>
        <w:t>6.12 MYC-FM-QD-014 Rapport de Contrôle - Atelier d'Anodisation</w:t>
      </w:r>
      <w:r w:rsidRPr="00641F64">
        <w:rPr>
          <w:rFonts w:ascii="Times New Roman" w:eastAsia="SimSun" w:hAnsi="Times New Roman" w:cs="Times New Roman"/>
          <w:sz w:val="24"/>
          <w:lang w:val="fr-FR"/>
        </w:rPr>
        <w:br/>
        <w:t>6.13 MYC-FM-QD-015 Fiche d'Enregistrement du Contrôle - Atelier de Flockage</w:t>
      </w:r>
      <w:r w:rsidRPr="00641F64">
        <w:rPr>
          <w:rFonts w:ascii="Times New Roman" w:eastAsia="SimSun" w:hAnsi="Times New Roman" w:cs="Times New Roman"/>
          <w:sz w:val="24"/>
          <w:lang w:val="fr-FR"/>
        </w:rPr>
        <w:br/>
        <w:t>6.14 MYC-FM-QD-016 Fiche d'Enregistrement du Contrôle</w:t>
      </w:r>
      <w:r w:rsidRPr="00641F64">
        <w:rPr>
          <w:rFonts w:ascii="Times New Roman" w:eastAsia="SimSun" w:hAnsi="Times New Roman" w:cs="Times New Roman"/>
          <w:sz w:val="24"/>
          <w:lang w:val="fr-FR"/>
        </w:rPr>
        <w:t xml:space="preserve"> Tournant et Final - Atelier de Peinture par Pulvérisation</w:t>
      </w:r>
      <w:r w:rsidRPr="00641F64">
        <w:rPr>
          <w:rFonts w:ascii="Times New Roman" w:eastAsia="SimSun" w:hAnsi="Times New Roman" w:cs="Times New Roman"/>
          <w:sz w:val="24"/>
          <w:lang w:val="fr-FR"/>
        </w:rPr>
        <w:br/>
        <w:t>6.15 MYC-FM-QD-021 Registre des Échantillons Conservés des Produits Finis</w:t>
      </w:r>
      <w:r w:rsidRPr="00641F64">
        <w:rPr>
          <w:rFonts w:ascii="Times New Roman" w:eastAsia="SimSun" w:hAnsi="Times New Roman" w:cs="Times New Roman"/>
          <w:sz w:val="24"/>
          <w:lang w:val="fr-FR"/>
        </w:rPr>
        <w:br/>
        <w:t>6.16 MYC-FM-QD-059 Fiche d'Enregistrement du Contrôle Final par la Qualité (FQC)</w:t>
      </w:r>
    </w:p>
    <w:p w14:paraId="69DC8D62" w14:textId="77777777" w:rsidR="00041680" w:rsidRDefault="00CB7BF4">
      <w:pPr>
        <w:spacing w:line="400" w:lineRule="exact"/>
        <w:rPr>
          <w:rFonts w:ascii="Times New Roman" w:eastAsia="SimSun" w:hAnsi="Times New Roman" w:cs="Times New Roman"/>
          <w:sz w:val="24"/>
        </w:rPr>
      </w:pPr>
      <w:r>
        <w:rPr>
          <w:rFonts w:ascii="Times New Roman" w:eastAsia="SimSun" w:hAnsi="Times New Roman" w:cs="Times New Roman"/>
          <w:sz w:val="24"/>
        </w:rPr>
        <w:t>7. ANNEXES : Aucune</w:t>
      </w:r>
    </w:p>
    <w:p w14:paraId="4D28C763" w14:textId="77777777" w:rsidR="00041680" w:rsidRDefault="00041680">
      <w:pPr>
        <w:spacing w:line="400" w:lineRule="exact"/>
        <w:rPr>
          <w:rFonts w:ascii="Times New Roman" w:eastAsia="SimSun" w:hAnsi="Times New Roman" w:cs="Times New Roman"/>
          <w:sz w:val="24"/>
        </w:rPr>
      </w:pPr>
    </w:p>
    <w:p w14:paraId="3075F230" w14:textId="77777777" w:rsidR="00041680" w:rsidRDefault="00041680">
      <w:pPr>
        <w:spacing w:line="400" w:lineRule="exact"/>
        <w:rPr>
          <w:rFonts w:ascii="Times New Roman" w:eastAsia="SimSun" w:hAnsi="Times New Roman" w:cs="Times New Roman"/>
          <w:sz w:val="24"/>
        </w:rPr>
      </w:pPr>
    </w:p>
    <w:p w14:paraId="37D8F162" w14:textId="77777777" w:rsidR="00041680" w:rsidRDefault="00041680">
      <w:pPr>
        <w:spacing w:line="400" w:lineRule="exact"/>
        <w:rPr>
          <w:rFonts w:ascii="Times New Roman" w:eastAsia="SimSun" w:hAnsi="Times New Roman" w:cs="Times New Roman"/>
          <w:sz w:val="24"/>
        </w:rPr>
      </w:pPr>
    </w:p>
    <w:p w14:paraId="18B0FD31" w14:textId="77777777" w:rsidR="00041680" w:rsidRDefault="00041680">
      <w:pPr>
        <w:spacing w:line="400" w:lineRule="exact"/>
        <w:rPr>
          <w:rFonts w:ascii="Times New Roman" w:eastAsia="SimSun" w:hAnsi="Times New Roman" w:cs="Times New Roman"/>
          <w:sz w:val="24"/>
        </w:rPr>
      </w:pPr>
    </w:p>
    <w:p w14:paraId="58EE0A4E" w14:textId="77777777" w:rsidR="00041680" w:rsidRDefault="00041680">
      <w:pPr>
        <w:spacing w:line="400" w:lineRule="exact"/>
        <w:rPr>
          <w:rFonts w:ascii="Times New Roman" w:eastAsia="SimSun" w:hAnsi="Times New Roman" w:cs="Times New Roman"/>
          <w:sz w:val="24"/>
        </w:rPr>
      </w:pPr>
    </w:p>
    <w:p w14:paraId="3F0E3372" w14:textId="77777777" w:rsidR="00041680" w:rsidRDefault="00041680">
      <w:pPr>
        <w:spacing w:line="400" w:lineRule="exact"/>
        <w:rPr>
          <w:rFonts w:ascii="Times New Roman" w:eastAsia="SimSun" w:hAnsi="Times New Roman" w:cs="Times New Roman"/>
          <w:sz w:val="24"/>
        </w:rPr>
      </w:pPr>
    </w:p>
    <w:p w14:paraId="1ED85F7A" w14:textId="77777777" w:rsidR="00041680" w:rsidRDefault="00041680">
      <w:pPr>
        <w:spacing w:line="400" w:lineRule="exact"/>
        <w:rPr>
          <w:rFonts w:ascii="Times New Roman" w:eastAsia="SimSun" w:hAnsi="Times New Roman" w:cs="Times New Roman"/>
          <w:sz w:val="24"/>
        </w:rPr>
      </w:pPr>
    </w:p>
    <w:p w14:paraId="6DD39499" w14:textId="77777777" w:rsidR="00041680" w:rsidRDefault="00041680">
      <w:pPr>
        <w:spacing w:line="400" w:lineRule="exact"/>
        <w:rPr>
          <w:rFonts w:ascii="Times New Roman" w:eastAsia="SimSun" w:hAnsi="Times New Roman" w:cs="Times New Roman"/>
          <w:sz w:val="24"/>
        </w:rPr>
      </w:pPr>
    </w:p>
    <w:p w14:paraId="68F8A425" w14:textId="77777777" w:rsidR="00041680" w:rsidRDefault="00041680">
      <w:pPr>
        <w:spacing w:line="400" w:lineRule="exact"/>
        <w:rPr>
          <w:rFonts w:ascii="Times New Roman" w:eastAsia="SimSun" w:hAnsi="Times New Roman" w:cs="Times New Roman"/>
          <w:sz w:val="24"/>
        </w:rPr>
      </w:pPr>
    </w:p>
    <w:p w14:paraId="25BE154E" w14:textId="77777777" w:rsidR="00041680" w:rsidRDefault="00041680">
      <w:pPr>
        <w:spacing w:line="400" w:lineRule="exact"/>
        <w:rPr>
          <w:rFonts w:ascii="Times New Roman" w:eastAsia="SimSun" w:hAnsi="Times New Roman" w:cs="Times New Roman"/>
          <w:sz w:val="24"/>
        </w:rPr>
      </w:pPr>
    </w:p>
    <w:p w14:paraId="08442077" w14:textId="77777777" w:rsidR="00041680" w:rsidRDefault="00041680">
      <w:pPr>
        <w:spacing w:line="400" w:lineRule="exact"/>
        <w:rPr>
          <w:rFonts w:ascii="Times New Roman" w:eastAsia="SimSun" w:hAnsi="Times New Roman" w:cs="Times New Roman"/>
          <w:sz w:val="24"/>
        </w:rPr>
      </w:pPr>
    </w:p>
    <w:p w14:paraId="389E2184" w14:textId="77777777" w:rsidR="00041680" w:rsidRDefault="00041680">
      <w:pPr>
        <w:spacing w:line="400" w:lineRule="exact"/>
        <w:rPr>
          <w:rFonts w:ascii="Times New Roman" w:eastAsia="SimSun" w:hAnsi="Times New Roman" w:cs="Times New Roman"/>
          <w:sz w:val="24"/>
        </w:rPr>
      </w:pPr>
    </w:p>
    <w:p w14:paraId="257885D8" w14:textId="77777777" w:rsidR="00041680" w:rsidRDefault="00041680">
      <w:pPr>
        <w:spacing w:line="400" w:lineRule="exact"/>
        <w:rPr>
          <w:rFonts w:ascii="Times New Roman" w:eastAsia="SimSun" w:hAnsi="Times New Roman" w:cs="Times New Roman"/>
          <w:sz w:val="24"/>
        </w:rPr>
      </w:pPr>
    </w:p>
    <w:p w14:paraId="1BB36E7C" w14:textId="77777777" w:rsidR="00041680" w:rsidRDefault="00041680">
      <w:pPr>
        <w:spacing w:line="400" w:lineRule="exact"/>
        <w:rPr>
          <w:rFonts w:ascii="Times New Roman" w:eastAsia="SimSun" w:hAnsi="Times New Roman" w:cs="Times New Roman"/>
          <w:sz w:val="24"/>
        </w:rPr>
      </w:pPr>
    </w:p>
    <w:p w14:paraId="4DA25BAB" w14:textId="77777777" w:rsidR="00041680" w:rsidRDefault="00041680">
      <w:pPr>
        <w:spacing w:line="400" w:lineRule="exact"/>
        <w:rPr>
          <w:rFonts w:ascii="Times New Roman" w:eastAsia="SimSun" w:hAnsi="Times New Roman" w:cs="Times New Roman"/>
          <w:sz w:val="24"/>
        </w:rPr>
      </w:pPr>
    </w:p>
    <w:p w14:paraId="68A39A0B" w14:textId="77777777" w:rsidR="00041680" w:rsidRDefault="00041680">
      <w:pPr>
        <w:spacing w:line="400" w:lineRule="exact"/>
        <w:rPr>
          <w:rFonts w:ascii="Times New Roman" w:eastAsia="SimSun" w:hAnsi="Times New Roman" w:cs="Times New Roman"/>
          <w:sz w:val="24"/>
        </w:rPr>
      </w:pPr>
    </w:p>
    <w:p w14:paraId="6759798D" w14:textId="77777777" w:rsidR="00041680" w:rsidRDefault="00041680">
      <w:pPr>
        <w:spacing w:line="400" w:lineRule="exact"/>
        <w:rPr>
          <w:rFonts w:ascii="Times New Roman" w:eastAsia="SimSun" w:hAnsi="Times New Roman" w:cs="Times New Roman"/>
          <w:sz w:val="24"/>
        </w:rPr>
      </w:pPr>
    </w:p>
    <w:p w14:paraId="6E990317" w14:textId="77777777" w:rsidR="00041680" w:rsidRDefault="00041680">
      <w:pPr>
        <w:spacing w:line="400" w:lineRule="exact"/>
        <w:rPr>
          <w:rFonts w:ascii="Times New Roman" w:eastAsia="SimSun" w:hAnsi="Times New Roman" w:cs="Times New Roman"/>
          <w:sz w:val="24"/>
        </w:rPr>
      </w:pPr>
    </w:p>
    <w:p w14:paraId="7F1886A2" w14:textId="77777777" w:rsidR="00041680" w:rsidRDefault="00041680">
      <w:pPr>
        <w:spacing w:line="400" w:lineRule="exact"/>
        <w:rPr>
          <w:rFonts w:ascii="Times New Roman" w:eastAsia="SimSun" w:hAnsi="Times New Roman" w:cs="Times New Roman"/>
          <w:sz w:val="24"/>
        </w:rPr>
      </w:pPr>
    </w:p>
    <w:p w14:paraId="6AF1E9AA" w14:textId="77777777" w:rsidR="00041680" w:rsidRDefault="00041680">
      <w:pPr>
        <w:spacing w:line="400" w:lineRule="exact"/>
        <w:rPr>
          <w:rFonts w:ascii="Times New Roman" w:eastAsia="SimSun" w:hAnsi="Times New Roman" w:cs="Times New Roman"/>
          <w:sz w:val="24"/>
        </w:rPr>
      </w:pPr>
    </w:p>
    <w:p w14:paraId="5D9DFF7D" w14:textId="77777777" w:rsidR="00041680" w:rsidRDefault="00041680">
      <w:pPr>
        <w:spacing w:line="400" w:lineRule="exact"/>
        <w:rPr>
          <w:rFonts w:ascii="Times New Roman" w:eastAsia="SimSun" w:hAnsi="Times New Roman" w:cs="Times New Roman"/>
          <w:sz w:val="24"/>
        </w:rPr>
      </w:pPr>
    </w:p>
    <w:p w14:paraId="115F4B6F" w14:textId="77777777" w:rsidR="00041680" w:rsidRDefault="00041680">
      <w:pPr>
        <w:spacing w:line="400" w:lineRule="exact"/>
        <w:rPr>
          <w:rFonts w:ascii="Times New Roman" w:eastAsia="SimSun" w:hAnsi="Times New Roman" w:cs="Times New Roman"/>
          <w:sz w:val="24"/>
        </w:rPr>
      </w:pPr>
    </w:p>
    <w:p w14:paraId="0FDD9FD1" w14:textId="77777777" w:rsidR="00041680" w:rsidRDefault="00041680">
      <w:pPr>
        <w:spacing w:line="400" w:lineRule="exact"/>
        <w:rPr>
          <w:rFonts w:ascii="Times New Roman" w:eastAsia="SimSun" w:hAnsi="Times New Roman" w:cs="Times New Roman"/>
          <w:sz w:val="24"/>
        </w:rPr>
      </w:pPr>
    </w:p>
    <w:p w14:paraId="4448DB22" w14:textId="77777777" w:rsidR="00041680" w:rsidRDefault="00041680">
      <w:pPr>
        <w:spacing w:line="400" w:lineRule="exact"/>
        <w:rPr>
          <w:rFonts w:ascii="Times New Roman" w:eastAsia="SimSun" w:hAnsi="Times New Roman" w:cs="Times New Roman"/>
          <w:sz w:val="24"/>
        </w:rPr>
      </w:pPr>
    </w:p>
    <w:p w14:paraId="3A0B88C2" w14:textId="77777777" w:rsidR="00041680" w:rsidRDefault="00041680">
      <w:pPr>
        <w:spacing w:line="400" w:lineRule="exact"/>
        <w:rPr>
          <w:rFonts w:ascii="Times New Roman" w:eastAsia="SimSun" w:hAnsi="Times New Roman" w:cs="Times New Roman"/>
          <w:sz w:val="24"/>
        </w:rPr>
      </w:pPr>
    </w:p>
    <w:p w14:paraId="678A5969" w14:textId="77777777" w:rsidR="00041680" w:rsidRDefault="00041680">
      <w:pPr>
        <w:spacing w:line="400" w:lineRule="exact"/>
        <w:rPr>
          <w:rFonts w:ascii="Times New Roman" w:eastAsia="SimSun" w:hAnsi="Times New Roman" w:cs="Times New Roman"/>
          <w:sz w:val="24"/>
        </w:rPr>
      </w:pPr>
    </w:p>
    <w:p w14:paraId="4194F04E" w14:textId="77777777" w:rsidR="00041680" w:rsidRDefault="00041680">
      <w:pPr>
        <w:spacing w:line="400" w:lineRule="exact"/>
        <w:rPr>
          <w:rFonts w:ascii="Times New Roman" w:eastAsia="SimSun" w:hAnsi="Times New Roman" w:cs="Times New Roman"/>
          <w:sz w:val="24"/>
        </w:rPr>
      </w:pPr>
    </w:p>
    <w:p w14:paraId="09D3AE0A" w14:textId="77777777" w:rsidR="00041680" w:rsidRDefault="00041680">
      <w:pPr>
        <w:spacing w:line="400" w:lineRule="exact"/>
        <w:rPr>
          <w:rFonts w:ascii="Times New Roman" w:eastAsia="SimSun" w:hAnsi="Times New Roman" w:cs="Times New Roman"/>
          <w:sz w:val="24"/>
        </w:rPr>
      </w:pPr>
    </w:p>
    <w:p w14:paraId="18C876F9" w14:textId="77777777" w:rsidR="00041680" w:rsidRDefault="00CB7BF4">
      <w:pPr>
        <w:numPr>
          <w:ilvl w:val="0"/>
          <w:numId w:val="1"/>
        </w:numPr>
        <w:spacing w:line="400" w:lineRule="exact"/>
        <w:rPr>
          <w:rFonts w:ascii="SimSun" w:eastAsia="SimSun" w:hAnsi="SimSun" w:cs="SimSun"/>
          <w:b/>
          <w:bCs/>
          <w:sz w:val="24"/>
        </w:rPr>
      </w:pPr>
      <w:r>
        <w:rPr>
          <w:rFonts w:ascii="SimSun" w:eastAsia="SimSun" w:hAnsi="SimSun" w:cs="SimSun" w:hint="eastAsia"/>
          <w:b/>
          <w:bCs/>
          <w:sz w:val="24"/>
        </w:rPr>
        <w:t>目</w:t>
      </w:r>
      <w:r>
        <w:rPr>
          <w:rFonts w:ascii="SimSun" w:eastAsia="SimSun" w:hAnsi="SimSun" w:cs="SimSun" w:hint="eastAsia"/>
          <w:b/>
          <w:bCs/>
          <w:sz w:val="24"/>
        </w:rPr>
        <w:t xml:space="preserve"> </w:t>
      </w:r>
      <w:r>
        <w:rPr>
          <w:rFonts w:ascii="SimSun" w:eastAsia="SimSun" w:hAnsi="SimSun" w:cs="SimSun" w:hint="eastAsia"/>
          <w:b/>
          <w:bCs/>
          <w:sz w:val="24"/>
        </w:rPr>
        <w:t>的：</w:t>
      </w:r>
    </w:p>
    <w:p w14:paraId="5D88F0EB"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为了在制造过程中使产品检验有章可循，保证检验工作的有效性，特制定本规范。</w:t>
      </w:r>
    </w:p>
    <w:p w14:paraId="698F45A1" w14:textId="77777777" w:rsidR="00041680" w:rsidRDefault="00CB7BF4">
      <w:pPr>
        <w:numPr>
          <w:ilvl w:val="0"/>
          <w:numId w:val="1"/>
        </w:numPr>
        <w:spacing w:line="400" w:lineRule="exact"/>
        <w:rPr>
          <w:rFonts w:ascii="SimSun" w:eastAsia="SimSun" w:hAnsi="SimSun" w:cs="SimSun"/>
          <w:b/>
          <w:bCs/>
          <w:sz w:val="24"/>
        </w:rPr>
      </w:pPr>
      <w:r>
        <w:rPr>
          <w:rFonts w:ascii="SimSun" w:eastAsia="SimSun" w:hAnsi="SimSun" w:cs="SimSun" w:hint="eastAsia"/>
          <w:b/>
          <w:bCs/>
          <w:sz w:val="24"/>
        </w:rPr>
        <w:t>适用范围：</w:t>
      </w:r>
    </w:p>
    <w:p w14:paraId="386F1EA9"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适用于</w:t>
      </w:r>
      <w:r>
        <w:rPr>
          <w:rFonts w:ascii="SimSun" w:eastAsia="SimSun" w:hAnsi="SimSun" w:cs="SimSun" w:hint="eastAsia"/>
          <w:sz w:val="24"/>
        </w:rPr>
        <w:t>MYC</w:t>
      </w:r>
      <w:r>
        <w:rPr>
          <w:rFonts w:ascii="SimSun" w:eastAsia="SimSun" w:hAnsi="SimSun" w:cs="SimSun" w:hint="eastAsia"/>
          <w:sz w:val="24"/>
        </w:rPr>
        <w:t>安徽工厂</w:t>
      </w:r>
      <w:r>
        <w:rPr>
          <w:rFonts w:ascii="SimSun" w:eastAsia="SimSun" w:hAnsi="SimSun" w:cs="SimSun" w:hint="eastAsia"/>
          <w:sz w:val="24"/>
        </w:rPr>
        <w:t>产品各生产过程的检验作业。</w:t>
      </w:r>
    </w:p>
    <w:p w14:paraId="19F805D3" w14:textId="77777777" w:rsidR="00041680" w:rsidRDefault="00CB7BF4">
      <w:pPr>
        <w:numPr>
          <w:ilvl w:val="0"/>
          <w:numId w:val="1"/>
        </w:numPr>
        <w:spacing w:line="400" w:lineRule="exact"/>
        <w:rPr>
          <w:rFonts w:ascii="SimSun" w:eastAsia="SimSun" w:hAnsi="SimSun" w:cs="SimSun"/>
          <w:sz w:val="24"/>
        </w:rPr>
      </w:pPr>
      <w:r>
        <w:rPr>
          <w:rFonts w:ascii="SimSun" w:eastAsia="SimSun" w:hAnsi="SimSun" w:cs="SimSun" w:hint="eastAsia"/>
          <w:b/>
          <w:bCs/>
          <w:sz w:val="24"/>
        </w:rPr>
        <w:t>定</w:t>
      </w:r>
      <w:r>
        <w:rPr>
          <w:rFonts w:ascii="SimSun" w:eastAsia="SimSun" w:hAnsi="SimSun" w:cs="SimSun" w:hint="eastAsia"/>
          <w:b/>
          <w:bCs/>
          <w:sz w:val="24"/>
        </w:rPr>
        <w:t xml:space="preserve"> </w:t>
      </w:r>
      <w:r>
        <w:rPr>
          <w:rFonts w:ascii="SimSun" w:eastAsia="SimSun" w:hAnsi="SimSun" w:cs="SimSun" w:hint="eastAsia"/>
          <w:b/>
          <w:bCs/>
          <w:sz w:val="24"/>
        </w:rPr>
        <w:t>义：</w:t>
      </w:r>
      <w:r>
        <w:rPr>
          <w:rFonts w:ascii="SimSun" w:eastAsia="SimSun" w:hAnsi="SimSun" w:cs="SimSun" w:hint="eastAsia"/>
          <w:sz w:val="24"/>
        </w:rPr>
        <w:t>无</w:t>
      </w:r>
    </w:p>
    <w:p w14:paraId="5B042D9E" w14:textId="77777777" w:rsidR="00041680" w:rsidRDefault="00CB7BF4">
      <w:pPr>
        <w:numPr>
          <w:ilvl w:val="0"/>
          <w:numId w:val="1"/>
        </w:numPr>
        <w:spacing w:line="400" w:lineRule="exact"/>
        <w:rPr>
          <w:rFonts w:ascii="SimSun" w:eastAsia="SimSun" w:hAnsi="SimSun" w:cs="SimSun"/>
          <w:b/>
          <w:bCs/>
          <w:sz w:val="24"/>
        </w:rPr>
      </w:pPr>
      <w:r>
        <w:rPr>
          <w:rFonts w:ascii="SimSun" w:eastAsia="SimSun" w:hAnsi="SimSun" w:cs="SimSun" w:hint="eastAsia"/>
          <w:b/>
          <w:bCs/>
          <w:sz w:val="24"/>
        </w:rPr>
        <w:t>主文内容：</w:t>
      </w:r>
    </w:p>
    <w:p w14:paraId="4A56E88E"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首件检查</w:t>
      </w:r>
      <w:r>
        <w:rPr>
          <w:rFonts w:ascii="SimSun" w:eastAsia="SimSun" w:hAnsi="SimSun" w:cs="SimSun" w:hint="eastAsia"/>
          <w:sz w:val="24"/>
        </w:rPr>
        <w:t>。</w:t>
      </w:r>
    </w:p>
    <w:p w14:paraId="0324677B"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首件检查是确认正式生产前产品已调整至合格范围内</w:t>
      </w:r>
      <w:r>
        <w:rPr>
          <w:rFonts w:ascii="SimSun" w:eastAsia="SimSun" w:hAnsi="SimSun" w:cs="SimSun" w:hint="eastAsia"/>
          <w:sz w:val="24"/>
        </w:rPr>
        <w:t>，</w:t>
      </w:r>
      <w:r>
        <w:rPr>
          <w:rFonts w:ascii="SimSun" w:eastAsia="SimSun" w:hAnsi="SimSun" w:cs="SimSun" w:hint="eastAsia"/>
          <w:sz w:val="24"/>
        </w:rPr>
        <w:t>可以进行正式生产的检查作业。</w:t>
      </w:r>
    </w:p>
    <w:p w14:paraId="26A28FA2"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首件检查的时机：以下情况需执行首件检查：</w:t>
      </w:r>
    </w:p>
    <w:p w14:paraId="456D0B4D"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注塑换模、换料、换机台、换订单、改变主要工艺流程、修模后再生产、机器故障恢复后、停</w:t>
      </w:r>
      <w:r>
        <w:rPr>
          <w:rFonts w:ascii="SimSun" w:eastAsia="SimSun" w:hAnsi="SimSun" w:cs="SimSun" w:hint="eastAsia"/>
          <w:sz w:val="24"/>
        </w:rPr>
        <w:t>机超过</w:t>
      </w:r>
      <w:r>
        <w:rPr>
          <w:rFonts w:ascii="SimSun" w:eastAsia="SimSun" w:hAnsi="SimSun" w:cs="SimSun" w:hint="eastAsia"/>
          <w:sz w:val="24"/>
        </w:rPr>
        <w:t>36</w:t>
      </w:r>
      <w:r>
        <w:rPr>
          <w:rFonts w:ascii="SimSun" w:eastAsia="SimSun" w:hAnsi="SimSun" w:cs="SimSun" w:hint="eastAsia"/>
          <w:sz w:val="24"/>
        </w:rPr>
        <w:t>小时；</w:t>
      </w:r>
    </w:p>
    <w:p w14:paraId="03576477"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烫印</w:t>
      </w:r>
      <w:r>
        <w:rPr>
          <w:rFonts w:ascii="SimSun" w:eastAsia="SimSun" w:hAnsi="SimSun" w:cs="SimSun" w:hint="eastAsia"/>
          <w:sz w:val="24"/>
        </w:rPr>
        <w:t>更换油墨、网版、换订单、机台</w:t>
      </w:r>
      <w:r>
        <w:rPr>
          <w:rFonts w:ascii="SimSun" w:eastAsia="SimSun" w:hAnsi="SimSun" w:cs="SimSun" w:hint="eastAsia"/>
          <w:sz w:val="24"/>
        </w:rPr>
        <w:t>、</w:t>
      </w:r>
      <w:r>
        <w:rPr>
          <w:rFonts w:ascii="SimSun" w:eastAsia="SimSun" w:hAnsi="SimSun" w:cs="SimSun" w:hint="eastAsia"/>
          <w:sz w:val="24"/>
        </w:rPr>
        <w:t>机器故障恢复后、烫金版、改变主要工艺流程、停</w:t>
      </w:r>
      <w:r>
        <w:rPr>
          <w:rFonts w:ascii="SimSun" w:eastAsia="SimSun" w:hAnsi="SimSun" w:cs="SimSun" w:hint="eastAsia"/>
          <w:sz w:val="24"/>
        </w:rPr>
        <w:t>机超过</w:t>
      </w:r>
      <w:r>
        <w:rPr>
          <w:rFonts w:ascii="SimSun" w:eastAsia="SimSun" w:hAnsi="SimSun" w:cs="SimSun" w:hint="eastAsia"/>
          <w:sz w:val="24"/>
        </w:rPr>
        <w:t>36</w:t>
      </w:r>
      <w:r>
        <w:rPr>
          <w:rFonts w:ascii="SimSun" w:eastAsia="SimSun" w:hAnsi="SimSun" w:cs="SimSun" w:hint="eastAsia"/>
          <w:sz w:val="24"/>
        </w:rPr>
        <w:t>小时；</w:t>
      </w:r>
    </w:p>
    <w:p w14:paraId="4AB5D464"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组装换线、换订单、变更工艺流程、机器故障恢复后</w:t>
      </w:r>
      <w:r>
        <w:rPr>
          <w:rFonts w:ascii="SimSun" w:eastAsia="SimSun" w:hAnsi="SimSun" w:cs="SimSun" w:hint="eastAsia"/>
          <w:sz w:val="24"/>
        </w:rPr>
        <w:t>、</w:t>
      </w:r>
      <w:r>
        <w:rPr>
          <w:rFonts w:ascii="SimSun" w:eastAsia="SimSun" w:hAnsi="SimSun" w:cs="SimSun" w:hint="eastAsia"/>
          <w:sz w:val="24"/>
        </w:rPr>
        <w:t>工艺参数调整、改进后重新生产</w:t>
      </w:r>
      <w:r>
        <w:rPr>
          <w:rFonts w:ascii="SimSun" w:eastAsia="SimSun" w:hAnsi="SimSun" w:cs="SimSun" w:hint="eastAsia"/>
          <w:sz w:val="24"/>
        </w:rPr>
        <w:t>、</w:t>
      </w:r>
      <w:r>
        <w:rPr>
          <w:rFonts w:ascii="SimSun" w:eastAsia="SimSun" w:hAnsi="SimSun" w:cs="SimSun" w:hint="eastAsia"/>
          <w:sz w:val="24"/>
        </w:rPr>
        <w:t>停</w:t>
      </w:r>
      <w:r>
        <w:rPr>
          <w:rFonts w:ascii="SimSun" w:eastAsia="SimSun" w:hAnsi="SimSun" w:cs="SimSun" w:hint="eastAsia"/>
          <w:sz w:val="24"/>
        </w:rPr>
        <w:t>线超过</w:t>
      </w:r>
      <w:r>
        <w:rPr>
          <w:rFonts w:ascii="SimSun" w:eastAsia="SimSun" w:hAnsi="SimSun" w:cs="SimSun" w:hint="eastAsia"/>
          <w:sz w:val="24"/>
        </w:rPr>
        <w:t>36</w:t>
      </w:r>
      <w:r>
        <w:rPr>
          <w:rFonts w:ascii="SimSun" w:eastAsia="SimSun" w:hAnsi="SimSun" w:cs="SimSun" w:hint="eastAsia"/>
          <w:sz w:val="24"/>
        </w:rPr>
        <w:t>小时</w:t>
      </w:r>
      <w:r>
        <w:rPr>
          <w:rFonts w:ascii="SimSun" w:eastAsia="SimSun" w:hAnsi="SimSun" w:cs="SimSun" w:hint="eastAsia"/>
          <w:sz w:val="24"/>
        </w:rPr>
        <w:t>；</w:t>
      </w:r>
    </w:p>
    <w:p w14:paraId="3CA1CBC8"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喷涂</w:t>
      </w:r>
      <w:r>
        <w:rPr>
          <w:rFonts w:ascii="SimSun" w:eastAsia="SimSun" w:hAnsi="SimSun" w:cs="SimSun" w:hint="eastAsia"/>
          <w:sz w:val="24"/>
        </w:rPr>
        <w:t>换线、换订单、变更工艺流程</w:t>
      </w:r>
      <w:r>
        <w:rPr>
          <w:rFonts w:ascii="SimSun" w:eastAsia="SimSun" w:hAnsi="SimSun" w:cs="SimSun" w:hint="eastAsia"/>
          <w:sz w:val="24"/>
        </w:rPr>
        <w:t>、</w:t>
      </w:r>
      <w:r>
        <w:rPr>
          <w:rFonts w:ascii="SimSun" w:eastAsia="SimSun" w:hAnsi="SimSun" w:cs="SimSun" w:hint="eastAsia"/>
          <w:sz w:val="24"/>
        </w:rPr>
        <w:t>机器故障恢复后、工艺参数调整、改进后重新生产</w:t>
      </w:r>
      <w:r>
        <w:rPr>
          <w:rFonts w:ascii="SimSun" w:eastAsia="SimSun" w:hAnsi="SimSun" w:cs="SimSun" w:hint="eastAsia"/>
          <w:sz w:val="24"/>
        </w:rPr>
        <w:t>、</w:t>
      </w:r>
      <w:r>
        <w:rPr>
          <w:rFonts w:ascii="SimSun" w:eastAsia="SimSun" w:hAnsi="SimSun" w:cs="SimSun" w:hint="eastAsia"/>
          <w:sz w:val="24"/>
        </w:rPr>
        <w:t>停</w:t>
      </w:r>
      <w:r>
        <w:rPr>
          <w:rFonts w:ascii="SimSun" w:eastAsia="SimSun" w:hAnsi="SimSun" w:cs="SimSun" w:hint="eastAsia"/>
          <w:sz w:val="24"/>
        </w:rPr>
        <w:t>线超过</w:t>
      </w:r>
      <w:r>
        <w:rPr>
          <w:rFonts w:ascii="SimSun" w:eastAsia="SimSun" w:hAnsi="SimSun" w:cs="SimSun" w:hint="eastAsia"/>
          <w:sz w:val="24"/>
        </w:rPr>
        <w:t>36</w:t>
      </w:r>
      <w:r>
        <w:rPr>
          <w:rFonts w:ascii="SimSun" w:eastAsia="SimSun" w:hAnsi="SimSun" w:cs="SimSun" w:hint="eastAsia"/>
          <w:sz w:val="24"/>
        </w:rPr>
        <w:t>小时</w:t>
      </w:r>
      <w:r>
        <w:rPr>
          <w:rFonts w:ascii="SimSun" w:eastAsia="SimSun" w:hAnsi="SimSun" w:cs="SimSun" w:hint="eastAsia"/>
          <w:sz w:val="24"/>
        </w:rPr>
        <w:t>；</w:t>
      </w:r>
    </w:p>
    <w:p w14:paraId="26138E20"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冲压换模、换料、换机台、换订单</w:t>
      </w:r>
      <w:r>
        <w:rPr>
          <w:rFonts w:ascii="SimSun" w:eastAsia="SimSun" w:hAnsi="SimSun" w:cs="SimSun" w:hint="eastAsia"/>
          <w:sz w:val="24"/>
        </w:rPr>
        <w:t>、</w:t>
      </w:r>
      <w:r>
        <w:rPr>
          <w:rFonts w:ascii="SimSun" w:eastAsia="SimSun" w:hAnsi="SimSun" w:cs="SimSun" w:hint="eastAsia"/>
          <w:sz w:val="24"/>
        </w:rPr>
        <w:t>机器故障恢复后</w:t>
      </w:r>
      <w:r>
        <w:rPr>
          <w:rFonts w:ascii="SimSun" w:eastAsia="SimSun" w:hAnsi="SimSun" w:cs="SimSun" w:hint="eastAsia"/>
          <w:sz w:val="24"/>
        </w:rPr>
        <w:t>、</w:t>
      </w:r>
      <w:r>
        <w:rPr>
          <w:rFonts w:ascii="SimSun" w:eastAsia="SimSun" w:hAnsi="SimSun" w:cs="SimSun" w:hint="eastAsia"/>
          <w:sz w:val="24"/>
        </w:rPr>
        <w:t>工艺参数调整、改进后重新生产</w:t>
      </w:r>
      <w:r>
        <w:rPr>
          <w:rFonts w:ascii="SimSun" w:eastAsia="SimSun" w:hAnsi="SimSun" w:cs="SimSun" w:hint="eastAsia"/>
          <w:sz w:val="24"/>
        </w:rPr>
        <w:t>、</w:t>
      </w:r>
      <w:r>
        <w:rPr>
          <w:rFonts w:ascii="SimSun" w:eastAsia="SimSun" w:hAnsi="SimSun" w:cs="SimSun" w:hint="eastAsia"/>
          <w:sz w:val="24"/>
        </w:rPr>
        <w:t>停</w:t>
      </w:r>
      <w:r>
        <w:rPr>
          <w:rFonts w:ascii="SimSun" w:eastAsia="SimSun" w:hAnsi="SimSun" w:cs="SimSun" w:hint="eastAsia"/>
          <w:sz w:val="24"/>
        </w:rPr>
        <w:t>机超过</w:t>
      </w:r>
      <w:r>
        <w:rPr>
          <w:rFonts w:ascii="SimSun" w:eastAsia="SimSun" w:hAnsi="SimSun" w:cs="SimSun" w:hint="eastAsia"/>
          <w:sz w:val="24"/>
        </w:rPr>
        <w:t>36</w:t>
      </w:r>
      <w:r>
        <w:rPr>
          <w:rFonts w:ascii="SimSun" w:eastAsia="SimSun" w:hAnsi="SimSun" w:cs="SimSun" w:hint="eastAsia"/>
          <w:sz w:val="24"/>
        </w:rPr>
        <w:t>小时</w:t>
      </w:r>
      <w:r>
        <w:rPr>
          <w:rFonts w:ascii="SimSun" w:eastAsia="SimSun" w:hAnsi="SimSun" w:cs="SimSun" w:hint="eastAsia"/>
          <w:sz w:val="24"/>
        </w:rPr>
        <w:t>；</w:t>
      </w:r>
    </w:p>
    <w:p w14:paraId="57402CA1"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氧化换料、换颜色、换订单</w:t>
      </w:r>
      <w:r>
        <w:rPr>
          <w:rFonts w:ascii="SimSun" w:eastAsia="SimSun" w:hAnsi="SimSun" w:cs="SimSun" w:hint="eastAsia"/>
          <w:sz w:val="24"/>
        </w:rPr>
        <w:t>、</w:t>
      </w:r>
      <w:r>
        <w:rPr>
          <w:rFonts w:ascii="SimSun" w:eastAsia="SimSun" w:hAnsi="SimSun" w:cs="SimSun" w:hint="eastAsia"/>
          <w:sz w:val="24"/>
        </w:rPr>
        <w:t>机器故障恢复后</w:t>
      </w:r>
      <w:r>
        <w:rPr>
          <w:rFonts w:ascii="SimSun" w:eastAsia="SimSun" w:hAnsi="SimSun" w:cs="SimSun" w:hint="eastAsia"/>
          <w:sz w:val="24"/>
        </w:rPr>
        <w:t>、</w:t>
      </w:r>
      <w:r>
        <w:rPr>
          <w:rFonts w:ascii="SimSun" w:eastAsia="SimSun" w:hAnsi="SimSun" w:cs="SimSun" w:hint="eastAsia"/>
          <w:sz w:val="24"/>
        </w:rPr>
        <w:t>工艺参数调整、改进后重新生产</w:t>
      </w:r>
      <w:r>
        <w:rPr>
          <w:rFonts w:ascii="SimSun" w:eastAsia="SimSun" w:hAnsi="SimSun" w:cs="SimSun" w:hint="eastAsia"/>
          <w:sz w:val="24"/>
        </w:rPr>
        <w:t>。</w:t>
      </w:r>
    </w:p>
    <w:p w14:paraId="53FCEF82" w14:textId="77777777" w:rsidR="00041680" w:rsidRDefault="00CB7BF4">
      <w:pPr>
        <w:numPr>
          <w:ilvl w:val="3"/>
          <w:numId w:val="1"/>
        </w:numPr>
        <w:tabs>
          <w:tab w:val="left" w:pos="2824"/>
        </w:tabs>
        <w:spacing w:line="400" w:lineRule="exact"/>
        <w:rPr>
          <w:rFonts w:ascii="SimSun" w:eastAsia="SimSun" w:hAnsi="SimSun" w:cs="SimSun"/>
          <w:sz w:val="24"/>
        </w:rPr>
      </w:pPr>
      <w:r>
        <w:rPr>
          <w:rFonts w:ascii="SimSun" w:eastAsia="SimSun" w:hAnsi="SimSun" w:cs="SimSun" w:hint="eastAsia"/>
          <w:sz w:val="24"/>
        </w:rPr>
        <w:t>抛光换料、换订单、</w:t>
      </w:r>
      <w:r>
        <w:rPr>
          <w:rFonts w:ascii="SimSun" w:eastAsia="SimSun" w:hAnsi="SimSun" w:cs="SimSun" w:hint="eastAsia"/>
          <w:sz w:val="24"/>
        </w:rPr>
        <w:t>工艺参数调整</w:t>
      </w:r>
      <w:r>
        <w:rPr>
          <w:rFonts w:ascii="SimSun" w:eastAsia="SimSun" w:hAnsi="SimSun" w:cs="SimSun" w:hint="eastAsia"/>
          <w:sz w:val="24"/>
        </w:rPr>
        <w:t>、</w:t>
      </w:r>
      <w:r>
        <w:rPr>
          <w:rFonts w:ascii="SimSun" w:eastAsia="SimSun" w:hAnsi="SimSun" w:cs="SimSun" w:hint="eastAsia"/>
          <w:sz w:val="24"/>
        </w:rPr>
        <w:t>机器故障恢复后、改进后重新生产</w:t>
      </w:r>
      <w:r>
        <w:rPr>
          <w:rFonts w:ascii="SimSun" w:eastAsia="SimSun" w:hAnsi="SimSun" w:cs="SimSun" w:hint="eastAsia"/>
          <w:sz w:val="24"/>
        </w:rPr>
        <w:t>。</w:t>
      </w:r>
    </w:p>
    <w:p w14:paraId="297D31F5" w14:textId="77777777" w:rsidR="00041680" w:rsidRDefault="00CB7BF4">
      <w:pPr>
        <w:numPr>
          <w:ilvl w:val="3"/>
          <w:numId w:val="1"/>
        </w:numPr>
        <w:tabs>
          <w:tab w:val="left" w:pos="2824"/>
        </w:tabs>
        <w:spacing w:line="400" w:lineRule="exact"/>
        <w:rPr>
          <w:rFonts w:ascii="SimSun" w:eastAsia="SimSun" w:hAnsi="SimSun" w:cs="SimSun"/>
          <w:sz w:val="24"/>
        </w:rPr>
      </w:pPr>
      <w:r>
        <w:rPr>
          <w:rFonts w:ascii="SimSun" w:eastAsia="SimSun" w:hAnsi="SimSun" w:cs="SimSun" w:hint="eastAsia"/>
          <w:sz w:val="24"/>
        </w:rPr>
        <w:t>植绒换料、换订单、</w:t>
      </w:r>
      <w:r>
        <w:rPr>
          <w:rFonts w:ascii="SimSun" w:eastAsia="SimSun" w:hAnsi="SimSun" w:cs="SimSun" w:hint="eastAsia"/>
          <w:sz w:val="24"/>
        </w:rPr>
        <w:t>工艺参数调整</w:t>
      </w:r>
      <w:r>
        <w:rPr>
          <w:rFonts w:ascii="SimSun" w:eastAsia="SimSun" w:hAnsi="SimSun" w:cs="SimSun" w:hint="eastAsia"/>
          <w:sz w:val="24"/>
        </w:rPr>
        <w:t>、</w:t>
      </w:r>
      <w:r>
        <w:rPr>
          <w:rFonts w:ascii="SimSun" w:eastAsia="SimSun" w:hAnsi="SimSun" w:cs="SimSun" w:hint="eastAsia"/>
          <w:sz w:val="24"/>
        </w:rPr>
        <w:t>机器故障恢复后、改进后重新生产</w:t>
      </w:r>
      <w:r>
        <w:rPr>
          <w:rFonts w:ascii="SimSun" w:eastAsia="SimSun" w:hAnsi="SimSun" w:cs="SimSun" w:hint="eastAsia"/>
          <w:sz w:val="24"/>
        </w:rPr>
        <w:t>。</w:t>
      </w:r>
    </w:p>
    <w:p w14:paraId="42F254C7"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产品设计变更后重新生产</w:t>
      </w:r>
      <w:r>
        <w:rPr>
          <w:rFonts w:ascii="SimSun" w:eastAsia="SimSun" w:hAnsi="SimSun" w:cs="SimSun" w:hint="eastAsia"/>
          <w:sz w:val="24"/>
        </w:rPr>
        <w:t>；</w:t>
      </w:r>
    </w:p>
    <w:p w14:paraId="65AB28C9"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委外加工需要时</w:t>
      </w:r>
      <w:r>
        <w:rPr>
          <w:rFonts w:ascii="SimSun" w:eastAsia="SimSun" w:hAnsi="SimSun" w:cs="SimSun" w:hint="eastAsia"/>
          <w:sz w:val="24"/>
        </w:rPr>
        <w:t>。</w:t>
      </w:r>
    </w:p>
    <w:p w14:paraId="7248A6B2"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首</w:t>
      </w:r>
      <w:r>
        <w:rPr>
          <w:rFonts w:ascii="SimSun" w:eastAsia="SimSun" w:hAnsi="SimSun" w:cs="SimSun" w:hint="eastAsia"/>
          <w:sz w:val="24"/>
        </w:rPr>
        <w:t>检</w:t>
      </w:r>
      <w:r>
        <w:rPr>
          <w:rFonts w:ascii="SimSun" w:eastAsia="SimSun" w:hAnsi="SimSun" w:cs="SimSun" w:hint="eastAsia"/>
          <w:sz w:val="24"/>
        </w:rPr>
        <w:t>初步确认：需送检的首件产品首先由生产部门按产品工艺规范要求确认其所用模具、原料、工艺参数、治具等符合规定要求，并对产品进行确认，符合要求后填写</w:t>
      </w:r>
      <w:r>
        <w:rPr>
          <w:rFonts w:ascii="SimSun" w:eastAsia="SimSun" w:hAnsi="SimSun" w:cs="SimSun" w:hint="eastAsia"/>
          <w:sz w:val="24"/>
        </w:rPr>
        <w:t>“</w:t>
      </w:r>
      <w:r>
        <w:rPr>
          <w:rFonts w:ascii="SimSun" w:eastAsia="SimSun" w:hAnsi="SimSun" w:cs="SimSun" w:hint="eastAsia"/>
          <w:sz w:val="24"/>
        </w:rPr>
        <w:t>首件确认</w:t>
      </w:r>
      <w:r>
        <w:rPr>
          <w:rFonts w:ascii="SimSun" w:eastAsia="SimSun" w:hAnsi="SimSun" w:cs="SimSun" w:hint="eastAsia"/>
          <w:sz w:val="24"/>
        </w:rPr>
        <w:t>单</w:t>
      </w:r>
      <w:r>
        <w:rPr>
          <w:rFonts w:ascii="SimSun" w:eastAsia="SimSun" w:hAnsi="SimSun" w:cs="SimSun" w:hint="eastAsia"/>
          <w:sz w:val="24"/>
        </w:rPr>
        <w:t>”</w:t>
      </w:r>
      <w:r>
        <w:rPr>
          <w:rFonts w:ascii="SimSun" w:eastAsia="SimSun" w:hAnsi="SimSun" w:cs="SimSun" w:hint="eastAsia"/>
          <w:sz w:val="24"/>
        </w:rPr>
        <w:t>，将首件检查样品连同</w:t>
      </w:r>
      <w:r>
        <w:rPr>
          <w:rFonts w:ascii="SimSun" w:eastAsia="SimSun" w:hAnsi="SimSun" w:cs="SimSun" w:hint="eastAsia"/>
          <w:sz w:val="24"/>
        </w:rPr>
        <w:t>“</w:t>
      </w:r>
      <w:r>
        <w:rPr>
          <w:rFonts w:ascii="SimSun" w:eastAsia="SimSun" w:hAnsi="SimSun" w:cs="SimSun" w:hint="eastAsia"/>
          <w:sz w:val="24"/>
        </w:rPr>
        <w:t>制造通知单</w:t>
      </w:r>
      <w:r>
        <w:rPr>
          <w:rFonts w:ascii="SimSun" w:eastAsia="SimSun" w:hAnsi="SimSun" w:cs="SimSun" w:hint="eastAsia"/>
          <w:sz w:val="24"/>
        </w:rPr>
        <w:t>”、“</w:t>
      </w:r>
      <w:r>
        <w:rPr>
          <w:rFonts w:ascii="SimSun" w:eastAsia="SimSun" w:hAnsi="SimSun" w:cs="SimSun" w:hint="eastAsia"/>
          <w:sz w:val="24"/>
        </w:rPr>
        <w:t>清线点检表”</w:t>
      </w:r>
      <w:r>
        <w:rPr>
          <w:rFonts w:ascii="SimSun" w:eastAsia="SimSun" w:hAnsi="SimSun" w:cs="SimSun" w:hint="eastAsia"/>
          <w:sz w:val="24"/>
        </w:rPr>
        <w:t>一起送品</w:t>
      </w:r>
      <w:r>
        <w:rPr>
          <w:rFonts w:ascii="SimSun" w:eastAsia="SimSun" w:hAnsi="SimSun" w:cs="SimSun" w:hint="eastAsia"/>
          <w:sz w:val="24"/>
        </w:rPr>
        <w:t>质</w:t>
      </w:r>
      <w:r>
        <w:rPr>
          <w:rFonts w:ascii="SimSun" w:eastAsia="SimSun" w:hAnsi="SimSun" w:cs="SimSun" w:hint="eastAsia"/>
          <w:sz w:val="24"/>
        </w:rPr>
        <w:t>做首件确认。其中注塑需取样满足功能交叉配对之模数</w:t>
      </w:r>
      <w:r>
        <w:rPr>
          <w:rFonts w:ascii="SimSun" w:eastAsia="SimSun" w:hAnsi="SimSun" w:cs="SimSun" w:hint="eastAsia"/>
          <w:sz w:val="24"/>
        </w:rPr>
        <w:t>（</w:t>
      </w:r>
      <w:r>
        <w:rPr>
          <w:rFonts w:ascii="SimSun" w:eastAsia="SimSun" w:hAnsi="SimSun" w:cs="SimSun" w:hint="eastAsia"/>
          <w:sz w:val="24"/>
        </w:rPr>
        <w:t>其中尺寸测量一模、功能交叉配对或取最大最小尺寸配件交叉配对）</w:t>
      </w:r>
      <w:r>
        <w:rPr>
          <w:rFonts w:ascii="SimSun" w:eastAsia="SimSun" w:hAnsi="SimSun" w:cs="SimSun" w:hint="eastAsia"/>
          <w:sz w:val="24"/>
        </w:rPr>
        <w:t>，</w:t>
      </w:r>
      <w:r>
        <w:rPr>
          <w:rFonts w:ascii="SimSun" w:eastAsia="SimSun" w:hAnsi="SimSun" w:cs="SimSun" w:hint="eastAsia"/>
          <w:sz w:val="24"/>
        </w:rPr>
        <w:t>印烫取样</w:t>
      </w:r>
      <w:r>
        <w:rPr>
          <w:rFonts w:ascii="SimSun" w:eastAsia="SimSun" w:hAnsi="SimSun" w:cs="SimSun" w:hint="eastAsia"/>
          <w:sz w:val="24"/>
        </w:rPr>
        <w:t>13</w:t>
      </w:r>
      <w:r>
        <w:rPr>
          <w:rFonts w:ascii="SimSun" w:eastAsia="SimSun" w:hAnsi="SimSun" w:cs="SimSun" w:hint="eastAsia"/>
          <w:sz w:val="24"/>
        </w:rPr>
        <w:t>PCS</w:t>
      </w:r>
      <w:r>
        <w:rPr>
          <w:rFonts w:ascii="SimSun" w:eastAsia="SimSun" w:hAnsi="SimSun" w:cs="SimSun" w:hint="eastAsia"/>
          <w:sz w:val="24"/>
        </w:rPr>
        <w:t>，组装取样</w:t>
      </w:r>
      <w:r>
        <w:rPr>
          <w:rFonts w:ascii="SimSun" w:eastAsia="SimSun" w:hAnsi="SimSun" w:cs="SimSun" w:hint="eastAsia"/>
          <w:sz w:val="24"/>
        </w:rPr>
        <w:t>13</w:t>
      </w:r>
      <w:r>
        <w:rPr>
          <w:rFonts w:ascii="SimSun" w:eastAsia="SimSun" w:hAnsi="SimSun" w:cs="SimSun" w:hint="eastAsia"/>
          <w:sz w:val="24"/>
        </w:rPr>
        <w:t>PCS</w:t>
      </w:r>
      <w:r>
        <w:rPr>
          <w:rFonts w:ascii="SimSun" w:eastAsia="SimSun" w:hAnsi="SimSun" w:cs="SimSun" w:hint="eastAsia"/>
          <w:sz w:val="24"/>
        </w:rPr>
        <w:t>，</w:t>
      </w:r>
      <w:r>
        <w:rPr>
          <w:rFonts w:ascii="SimSun" w:eastAsia="SimSun" w:hAnsi="SimSun" w:cs="SimSun" w:hint="eastAsia"/>
          <w:sz w:val="24"/>
        </w:rPr>
        <w:t>喷涂取样</w:t>
      </w:r>
      <w:r>
        <w:rPr>
          <w:rFonts w:ascii="SimSun" w:eastAsia="SimSun" w:hAnsi="SimSun" w:cs="SimSun" w:hint="eastAsia"/>
          <w:sz w:val="24"/>
        </w:rPr>
        <w:lastRenderedPageBreak/>
        <w:t>13PCS</w:t>
      </w:r>
      <w:r>
        <w:rPr>
          <w:rFonts w:ascii="SimSun" w:eastAsia="SimSun" w:hAnsi="SimSun" w:cs="SimSun" w:hint="eastAsia"/>
          <w:sz w:val="24"/>
        </w:rPr>
        <w:t>，冲压取样</w:t>
      </w:r>
      <w:r>
        <w:rPr>
          <w:rFonts w:ascii="SimSun" w:eastAsia="SimSun" w:hAnsi="SimSun" w:cs="SimSun" w:hint="eastAsia"/>
          <w:sz w:val="24"/>
        </w:rPr>
        <w:t>8PCS</w:t>
      </w:r>
      <w:r>
        <w:rPr>
          <w:rFonts w:ascii="SimSun" w:eastAsia="SimSun" w:hAnsi="SimSun" w:cs="SimSun" w:hint="eastAsia"/>
          <w:sz w:val="24"/>
        </w:rPr>
        <w:t>，抛光取样</w:t>
      </w:r>
      <w:r>
        <w:rPr>
          <w:rFonts w:ascii="SimSun" w:eastAsia="SimSun" w:hAnsi="SimSun" w:cs="SimSun" w:hint="eastAsia"/>
          <w:sz w:val="24"/>
        </w:rPr>
        <w:t>8PCS</w:t>
      </w:r>
      <w:r>
        <w:rPr>
          <w:rFonts w:ascii="SimSun" w:eastAsia="SimSun" w:hAnsi="SimSun" w:cs="SimSun" w:hint="eastAsia"/>
          <w:sz w:val="24"/>
        </w:rPr>
        <w:t>，氧化取样</w:t>
      </w:r>
      <w:r>
        <w:rPr>
          <w:rFonts w:ascii="SimSun" w:eastAsia="SimSun" w:hAnsi="SimSun" w:cs="SimSun" w:hint="eastAsia"/>
          <w:sz w:val="24"/>
        </w:rPr>
        <w:t>8PCS</w:t>
      </w:r>
      <w:r>
        <w:rPr>
          <w:rFonts w:ascii="SimSun" w:eastAsia="SimSun" w:hAnsi="SimSun" w:cs="SimSun" w:hint="eastAsia"/>
          <w:sz w:val="24"/>
        </w:rPr>
        <w:t>，植绒</w:t>
      </w:r>
      <w:r>
        <w:rPr>
          <w:rFonts w:ascii="SimSun" w:eastAsia="SimSun" w:hAnsi="SimSun" w:cs="SimSun" w:hint="eastAsia"/>
          <w:sz w:val="24"/>
        </w:rPr>
        <w:t>8PCS</w:t>
      </w:r>
      <w:r>
        <w:rPr>
          <w:rFonts w:ascii="SimSun" w:eastAsia="SimSun" w:hAnsi="SimSun" w:cs="SimSun" w:hint="eastAsia"/>
          <w:sz w:val="24"/>
        </w:rPr>
        <w:t>。</w:t>
      </w:r>
    </w:p>
    <w:p w14:paraId="682FE848"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品检员在进行首检前需认真核对</w:t>
      </w:r>
      <w:r>
        <w:rPr>
          <w:rFonts w:ascii="SimSun" w:eastAsia="SimSun" w:hAnsi="SimSun" w:cs="SimSun" w:hint="eastAsia"/>
          <w:sz w:val="24"/>
        </w:rPr>
        <w:t>“</w:t>
      </w:r>
      <w:r>
        <w:rPr>
          <w:rFonts w:ascii="SimSun" w:eastAsia="SimSun" w:hAnsi="SimSun" w:cs="SimSun" w:hint="eastAsia"/>
          <w:color w:val="FF0000"/>
          <w:sz w:val="24"/>
        </w:rPr>
        <w:t>SIP</w:t>
      </w:r>
      <w:r>
        <w:rPr>
          <w:rFonts w:ascii="SimSun" w:eastAsia="SimSun" w:hAnsi="SimSun" w:cs="SimSun" w:hint="eastAsia"/>
          <w:sz w:val="24"/>
        </w:rPr>
        <w:t>”、</w:t>
      </w:r>
      <w:r>
        <w:rPr>
          <w:rFonts w:ascii="SimSun" w:eastAsia="SimSun" w:hAnsi="SimSun" w:cs="SimSun" w:hint="eastAsia"/>
          <w:sz w:val="24"/>
        </w:rPr>
        <w:t>BOM</w:t>
      </w:r>
      <w:r>
        <w:rPr>
          <w:rFonts w:ascii="SimSun" w:eastAsia="SimSun" w:hAnsi="SimSun" w:cs="SimSun" w:hint="eastAsia"/>
          <w:sz w:val="24"/>
        </w:rPr>
        <w:t>表、</w:t>
      </w:r>
      <w:r>
        <w:rPr>
          <w:rFonts w:ascii="SimSun" w:eastAsia="SimSun" w:hAnsi="SimSun" w:cs="SimSun" w:hint="eastAsia"/>
          <w:sz w:val="24"/>
        </w:rPr>
        <w:t>项目号、</w:t>
      </w:r>
      <w:r>
        <w:rPr>
          <w:rFonts w:ascii="SimSun" w:eastAsia="SimSun" w:hAnsi="SimSun" w:cs="SimSun" w:hint="eastAsia"/>
          <w:sz w:val="24"/>
        </w:rPr>
        <w:t>“</w:t>
      </w:r>
      <w:r>
        <w:rPr>
          <w:rFonts w:ascii="SimSun" w:eastAsia="SimSun" w:hAnsi="SimSun" w:cs="SimSun" w:hint="eastAsia"/>
          <w:sz w:val="24"/>
        </w:rPr>
        <w:t>制造通知单</w:t>
      </w:r>
      <w:r>
        <w:rPr>
          <w:rFonts w:ascii="SimSun" w:eastAsia="SimSun" w:hAnsi="SimSun" w:cs="SimSun" w:hint="eastAsia"/>
          <w:sz w:val="24"/>
        </w:rPr>
        <w:t>”</w:t>
      </w:r>
      <w:r>
        <w:rPr>
          <w:rFonts w:ascii="SimSun" w:eastAsia="SimSun" w:hAnsi="SimSun" w:cs="SimSun" w:hint="eastAsia"/>
          <w:sz w:val="24"/>
        </w:rPr>
        <w:t>、标准品、限度板等相关资料，核对生产部门填写的</w:t>
      </w:r>
      <w:r>
        <w:rPr>
          <w:rFonts w:ascii="SimSun" w:eastAsia="SimSun" w:hAnsi="SimSun" w:cs="SimSun" w:hint="eastAsia"/>
          <w:sz w:val="24"/>
        </w:rPr>
        <w:t>“首件确认单”</w:t>
      </w:r>
      <w:r>
        <w:rPr>
          <w:rFonts w:ascii="SimSun" w:eastAsia="SimSun" w:hAnsi="SimSun" w:cs="SimSun" w:hint="eastAsia"/>
          <w:sz w:val="24"/>
        </w:rPr>
        <w:t>准确无误后方可进行首件确认。</w:t>
      </w:r>
    </w:p>
    <w:p w14:paraId="10EF0879"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品检员依据</w:t>
      </w:r>
      <w:r>
        <w:rPr>
          <w:rFonts w:ascii="SimSun" w:eastAsia="SimSun" w:hAnsi="SimSun" w:cs="SimSun" w:hint="eastAsia"/>
          <w:sz w:val="24"/>
        </w:rPr>
        <w:t>“</w:t>
      </w:r>
      <w:r>
        <w:rPr>
          <w:rFonts w:ascii="SimSun" w:eastAsia="SimSun" w:hAnsi="SimSun" w:cs="SimSun" w:hint="eastAsia"/>
          <w:sz w:val="24"/>
        </w:rPr>
        <w:t>品质检验标准书</w:t>
      </w:r>
      <w:r>
        <w:rPr>
          <w:rFonts w:ascii="SimSun" w:eastAsia="SimSun" w:hAnsi="SimSun" w:cs="SimSun" w:hint="eastAsia"/>
          <w:sz w:val="24"/>
        </w:rPr>
        <w:t>”</w:t>
      </w:r>
      <w:r>
        <w:rPr>
          <w:rFonts w:ascii="SimSun" w:eastAsia="SimSun" w:hAnsi="SimSun" w:cs="SimSun" w:hint="eastAsia"/>
          <w:sz w:val="24"/>
        </w:rPr>
        <w:t>或“产品检验标准卡”</w:t>
      </w:r>
      <w:r>
        <w:rPr>
          <w:rFonts w:ascii="SimSun" w:eastAsia="SimSun" w:hAnsi="SimSun" w:cs="SimSun" w:hint="eastAsia"/>
          <w:sz w:val="24"/>
        </w:rPr>
        <w:t>和标准品、色水限度板对首件的尺寸、外观、功能进行全面的检验。检验结果记录于</w:t>
      </w:r>
      <w:r>
        <w:rPr>
          <w:rFonts w:ascii="SimSun" w:eastAsia="SimSun" w:hAnsi="SimSun" w:cs="SimSun" w:hint="eastAsia"/>
          <w:sz w:val="24"/>
        </w:rPr>
        <w:t>“首件确认单”</w:t>
      </w:r>
      <w:r>
        <w:rPr>
          <w:rFonts w:ascii="SimSun" w:eastAsia="SimSun" w:hAnsi="SimSun" w:cs="SimSun" w:hint="eastAsia"/>
          <w:sz w:val="24"/>
        </w:rPr>
        <w:t>上。</w:t>
      </w:r>
      <w:r>
        <w:rPr>
          <w:rFonts w:ascii="SimSun" w:eastAsia="SimSun" w:hAnsi="SimSun" w:cs="SimSun" w:hint="eastAsia"/>
          <w:sz w:val="24"/>
        </w:rPr>
        <w:t>“首件确认单”</w:t>
      </w:r>
      <w:r>
        <w:rPr>
          <w:rFonts w:ascii="SimSun" w:eastAsia="SimSun" w:hAnsi="SimSun" w:cs="SimSun" w:hint="eastAsia"/>
          <w:sz w:val="24"/>
        </w:rPr>
        <w:t>必需经</w:t>
      </w:r>
      <w:r>
        <w:rPr>
          <w:rFonts w:ascii="SimSun" w:eastAsia="SimSun" w:hAnsi="SimSun" w:cs="SimSun" w:hint="eastAsia"/>
          <w:sz w:val="24"/>
        </w:rPr>
        <w:t>上一级主管</w:t>
      </w:r>
      <w:r>
        <w:rPr>
          <w:rFonts w:ascii="SimSun" w:eastAsia="SimSun" w:hAnsi="SimSun" w:cs="SimSun" w:hint="eastAsia"/>
          <w:sz w:val="24"/>
        </w:rPr>
        <w:t>审核。</w:t>
      </w:r>
    </w:p>
    <w:p w14:paraId="3D24B62A" w14:textId="77777777" w:rsidR="00041680" w:rsidRDefault="00CB7BF4">
      <w:pPr>
        <w:numPr>
          <w:ilvl w:val="3"/>
          <w:numId w:val="1"/>
        </w:numPr>
        <w:spacing w:line="400" w:lineRule="exact"/>
        <w:rPr>
          <w:rFonts w:ascii="SimSun" w:eastAsia="SimSun" w:hAnsi="SimSun" w:cs="SimSun"/>
          <w:color w:val="FF0000"/>
          <w:sz w:val="24"/>
        </w:rPr>
      </w:pPr>
      <w:r>
        <w:rPr>
          <w:rFonts w:ascii="SimSun" w:eastAsia="SimSun" w:hAnsi="SimSun" w:cs="SimSun" w:hint="eastAsia"/>
          <w:color w:val="FF0000"/>
          <w:sz w:val="24"/>
        </w:rPr>
        <w:t>喷涂车间首件检验项目：附着度（</w:t>
      </w:r>
      <w:r>
        <w:rPr>
          <w:rFonts w:ascii="SimSun" w:eastAsia="SimSun" w:hAnsi="SimSun" w:cs="SimSun" w:hint="eastAsia"/>
          <w:color w:val="FF0000"/>
          <w:sz w:val="24"/>
        </w:rPr>
        <w:t>3M616</w:t>
      </w:r>
      <w:r>
        <w:rPr>
          <w:rFonts w:ascii="SimSun" w:eastAsia="SimSun" w:hAnsi="SimSun" w:cs="SimSun" w:hint="eastAsia"/>
          <w:color w:val="FF0000"/>
          <w:sz w:val="24"/>
        </w:rPr>
        <w:t>胶带百格测试；如客户标准更严格则依客户标准）；水煮测试（恒温水浴锅、</w:t>
      </w:r>
      <w:r>
        <w:rPr>
          <w:rFonts w:ascii="SimSun" w:eastAsia="SimSun" w:hAnsi="SimSun" w:cs="SimSun" w:hint="eastAsia"/>
          <w:color w:val="FF0000"/>
          <w:sz w:val="24"/>
        </w:rPr>
        <w:t xml:space="preserve">PETG/PCTA/PET </w:t>
      </w:r>
      <w:r>
        <w:rPr>
          <w:rFonts w:ascii="SimSun" w:eastAsia="SimSun" w:hAnsi="SimSun" w:cs="SimSun" w:hint="eastAsia"/>
          <w:color w:val="FF0000"/>
          <w:sz w:val="24"/>
        </w:rPr>
        <w:t>材质水浴温度是</w:t>
      </w:r>
      <w:r>
        <w:rPr>
          <w:rFonts w:ascii="SimSun" w:eastAsia="SimSun" w:hAnsi="SimSun" w:cs="SimSun" w:hint="eastAsia"/>
          <w:color w:val="FF0000"/>
          <w:sz w:val="24"/>
        </w:rPr>
        <w:t xml:space="preserve"> 55 </w:t>
      </w:r>
      <w:r>
        <w:rPr>
          <w:rFonts w:ascii="SimSun" w:eastAsia="SimSun" w:hAnsi="SimSun" w:cs="SimSun" w:hint="eastAsia"/>
          <w:color w:val="FF0000"/>
          <w:sz w:val="24"/>
        </w:rPr>
        <w:t>度</w:t>
      </w:r>
      <w:r>
        <w:rPr>
          <w:rFonts w:ascii="SimSun" w:eastAsia="SimSun" w:hAnsi="SimSun" w:cs="SimSun" w:hint="eastAsia"/>
          <w:color w:val="FF0000"/>
          <w:sz w:val="24"/>
        </w:rPr>
        <w:t xml:space="preserve"> 30 </w:t>
      </w:r>
      <w:r>
        <w:rPr>
          <w:rFonts w:ascii="SimSun" w:eastAsia="SimSun" w:hAnsi="SimSun" w:cs="SimSun" w:hint="eastAsia"/>
          <w:color w:val="FF0000"/>
          <w:sz w:val="24"/>
        </w:rPr>
        <w:t>分钟；</w:t>
      </w:r>
      <w:r>
        <w:rPr>
          <w:rFonts w:ascii="SimSun" w:eastAsia="SimSun" w:hAnsi="SimSun" w:cs="SimSun" w:hint="eastAsia"/>
          <w:color w:val="FF0000"/>
          <w:sz w:val="24"/>
        </w:rPr>
        <w:t xml:space="preserve">PP </w:t>
      </w:r>
      <w:r>
        <w:rPr>
          <w:rFonts w:ascii="SimSun" w:eastAsia="SimSun" w:hAnsi="SimSun" w:cs="SimSun" w:hint="eastAsia"/>
          <w:color w:val="FF0000"/>
          <w:sz w:val="24"/>
        </w:rPr>
        <w:t>材质的水浴温度是</w:t>
      </w:r>
      <w:r>
        <w:rPr>
          <w:rFonts w:ascii="SimSun" w:eastAsia="SimSun" w:hAnsi="SimSun" w:cs="SimSun" w:hint="eastAsia"/>
          <w:color w:val="FF0000"/>
          <w:sz w:val="24"/>
        </w:rPr>
        <w:t xml:space="preserve"> 75 </w:t>
      </w:r>
      <w:r>
        <w:rPr>
          <w:rFonts w:ascii="SimSun" w:eastAsia="SimSun" w:hAnsi="SimSun" w:cs="SimSun" w:hint="eastAsia"/>
          <w:color w:val="FF0000"/>
          <w:sz w:val="24"/>
        </w:rPr>
        <w:t>度</w:t>
      </w:r>
      <w:r>
        <w:rPr>
          <w:rFonts w:ascii="SimSun" w:eastAsia="SimSun" w:hAnsi="SimSun" w:cs="SimSun" w:hint="eastAsia"/>
          <w:color w:val="FF0000"/>
          <w:sz w:val="24"/>
        </w:rPr>
        <w:t xml:space="preserve"> 30 </w:t>
      </w:r>
      <w:r>
        <w:rPr>
          <w:rFonts w:ascii="SimSun" w:eastAsia="SimSun" w:hAnsi="SimSun" w:cs="SimSun" w:hint="eastAsia"/>
          <w:color w:val="FF0000"/>
          <w:sz w:val="24"/>
        </w:rPr>
        <w:t>分钟；</w:t>
      </w:r>
      <w:r>
        <w:rPr>
          <w:rFonts w:ascii="SimSun" w:eastAsia="SimSun" w:hAnsi="SimSun" w:cs="SimSun" w:hint="eastAsia"/>
          <w:color w:val="FF0000"/>
          <w:sz w:val="24"/>
        </w:rPr>
        <w:t>ABS</w:t>
      </w:r>
      <w:r>
        <w:rPr>
          <w:rFonts w:ascii="SimSun" w:eastAsia="SimSun" w:hAnsi="SimSun" w:cs="SimSun" w:hint="eastAsia"/>
          <w:color w:val="FF0000"/>
          <w:sz w:val="24"/>
        </w:rPr>
        <w:t>等其它未指明材质的水浴温度是</w:t>
      </w:r>
      <w:r>
        <w:rPr>
          <w:rFonts w:ascii="SimSun" w:eastAsia="SimSun" w:hAnsi="SimSun" w:cs="SimSun" w:hint="eastAsia"/>
          <w:color w:val="FF0000"/>
          <w:sz w:val="24"/>
        </w:rPr>
        <w:t xml:space="preserve"> </w:t>
      </w:r>
      <w:ins w:id="0" w:author="LM" w:date="2025-06-07T16:20:00Z">
        <w:r>
          <w:rPr>
            <w:rFonts w:ascii="SimSun" w:eastAsia="SimSun" w:hAnsi="SimSun" w:cs="SimSun" w:hint="eastAsia"/>
            <w:color w:val="FF0000"/>
            <w:sz w:val="24"/>
          </w:rPr>
          <w:t>70</w:t>
        </w:r>
      </w:ins>
      <w:r>
        <w:rPr>
          <w:rFonts w:ascii="SimSun" w:eastAsia="SimSun" w:hAnsi="SimSun" w:cs="SimSun" w:hint="eastAsia"/>
          <w:color w:val="FF0000"/>
          <w:sz w:val="24"/>
        </w:rPr>
        <w:t xml:space="preserve"> </w:t>
      </w:r>
      <w:r>
        <w:rPr>
          <w:rFonts w:ascii="SimSun" w:eastAsia="SimSun" w:hAnsi="SimSun" w:cs="SimSun" w:hint="eastAsia"/>
          <w:color w:val="FF0000"/>
          <w:sz w:val="24"/>
        </w:rPr>
        <w:t>度</w:t>
      </w:r>
      <w:r>
        <w:rPr>
          <w:rFonts w:ascii="SimSun" w:eastAsia="SimSun" w:hAnsi="SimSun" w:cs="SimSun" w:hint="eastAsia"/>
          <w:color w:val="FF0000"/>
          <w:sz w:val="24"/>
        </w:rPr>
        <w:t xml:space="preserve"> 30 </w:t>
      </w:r>
      <w:r>
        <w:rPr>
          <w:rFonts w:ascii="SimSun" w:eastAsia="SimSun" w:hAnsi="SimSun" w:cs="SimSun" w:hint="eastAsia"/>
          <w:color w:val="FF0000"/>
          <w:sz w:val="24"/>
        </w:rPr>
        <w:t>分钟），其它参考“喷涂电镀品质通用检验标准书”及其成品“品质检验标准书”中主要项目执行：如拉力、扭力、扣点、镜框内径、粉盘内径尺寸等（由品质组长或以上主管指定）。</w:t>
      </w:r>
    </w:p>
    <w:p w14:paraId="446D498A"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烫印车间首件检验项目：附着度（</w:t>
      </w:r>
      <w:r>
        <w:rPr>
          <w:rFonts w:ascii="SimSun" w:eastAsia="SimSun" w:hAnsi="SimSun" w:cs="SimSun" w:hint="eastAsia"/>
          <w:sz w:val="24"/>
        </w:rPr>
        <w:t>3M616</w:t>
      </w:r>
      <w:r>
        <w:rPr>
          <w:rFonts w:ascii="SimSun" w:eastAsia="SimSun" w:hAnsi="SimSun" w:cs="SimSun" w:hint="eastAsia"/>
          <w:sz w:val="24"/>
        </w:rPr>
        <w:t>胶带测试、产品对磨测试、酒精擦拭褪色测试、指甲轻刮字体测试；如客户标准更严格则依客户标准）；字体位置与字体大小（参考产品烫印图稿），其它参考“品质印烫通用检验标准书”及其成品“品质检验标准书”中主要项目执行：如拉力、扭力、扣点尺寸、镜框内径、粉盘内径等（由品质组长或以上主管指定）。</w:t>
      </w:r>
    </w:p>
    <w:p w14:paraId="2FAB1CA2"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首</w:t>
      </w:r>
      <w:r>
        <w:rPr>
          <w:rFonts w:ascii="SimSun" w:eastAsia="SimSun" w:hAnsi="SimSun" w:cs="SimSun" w:hint="eastAsia"/>
          <w:sz w:val="24"/>
        </w:rPr>
        <w:t>件</w:t>
      </w:r>
      <w:r>
        <w:rPr>
          <w:rFonts w:ascii="SimSun" w:eastAsia="SimSun" w:hAnsi="SimSun" w:cs="SimSun" w:hint="eastAsia"/>
          <w:sz w:val="24"/>
        </w:rPr>
        <w:t>确认合格后，品检员依</w:t>
      </w:r>
      <w:r>
        <w:rPr>
          <w:rFonts w:ascii="SimSun" w:eastAsia="SimSun" w:hAnsi="SimSun" w:cs="SimSun" w:hint="eastAsia"/>
          <w:sz w:val="24"/>
        </w:rPr>
        <w:t>“</w:t>
      </w:r>
      <w:r>
        <w:rPr>
          <w:rFonts w:ascii="SimSun" w:eastAsia="SimSun" w:hAnsi="SimSun" w:cs="SimSun" w:hint="eastAsia"/>
          <w:sz w:val="24"/>
        </w:rPr>
        <w:t>品质检验标准书</w:t>
      </w:r>
      <w:r>
        <w:rPr>
          <w:rFonts w:ascii="SimSun" w:eastAsia="SimSun" w:hAnsi="SimSun" w:cs="SimSun" w:hint="eastAsia"/>
          <w:sz w:val="24"/>
        </w:rPr>
        <w:t>”</w:t>
      </w:r>
      <w:r>
        <w:rPr>
          <w:rFonts w:ascii="SimSun" w:eastAsia="SimSun" w:hAnsi="SimSun" w:cs="SimSun" w:hint="eastAsia"/>
          <w:sz w:val="24"/>
        </w:rPr>
        <w:t>或“产品检验标准卡”</w:t>
      </w:r>
      <w:r>
        <w:rPr>
          <w:rFonts w:ascii="SimSun" w:eastAsia="SimSun" w:hAnsi="SimSun" w:cs="SimSun" w:hint="eastAsia"/>
          <w:sz w:val="24"/>
        </w:rPr>
        <w:t>上的外观要求，连同</w:t>
      </w:r>
      <w:r>
        <w:rPr>
          <w:rFonts w:ascii="SimSun" w:eastAsia="SimSun" w:hAnsi="SimSun" w:cs="SimSun" w:hint="eastAsia"/>
          <w:sz w:val="24"/>
        </w:rPr>
        <w:t>“首件确认单”</w:t>
      </w:r>
      <w:r>
        <w:rPr>
          <w:rFonts w:ascii="SimSun" w:eastAsia="SimSun" w:hAnsi="SimSun" w:cs="SimSun" w:hint="eastAsia"/>
          <w:sz w:val="24"/>
        </w:rPr>
        <w:t>、</w:t>
      </w:r>
      <w:r>
        <w:rPr>
          <w:rFonts w:ascii="SimSun" w:eastAsia="SimSun" w:hAnsi="SimSun" w:cs="SimSun" w:hint="eastAsia"/>
          <w:sz w:val="24"/>
        </w:rPr>
        <w:t>首件样品</w:t>
      </w:r>
      <w:r>
        <w:rPr>
          <w:rFonts w:ascii="SimSun" w:eastAsia="SimSun" w:hAnsi="SimSun" w:cs="SimSun" w:hint="eastAsia"/>
          <w:sz w:val="24"/>
        </w:rPr>
        <w:t>（</w:t>
      </w:r>
      <w:r>
        <w:rPr>
          <w:rFonts w:ascii="SimSun" w:eastAsia="SimSun" w:hAnsi="SimSun" w:cs="SimSun" w:hint="eastAsia"/>
          <w:sz w:val="24"/>
        </w:rPr>
        <w:t>样</w:t>
      </w:r>
      <w:r>
        <w:rPr>
          <w:rFonts w:ascii="SimSun" w:eastAsia="SimSun" w:hAnsi="SimSun" w:cs="SimSun" w:hint="eastAsia"/>
          <w:sz w:val="24"/>
        </w:rPr>
        <w:t>品需要品检</w:t>
      </w:r>
      <w:r>
        <w:rPr>
          <w:rFonts w:ascii="SimSun" w:eastAsia="SimSun" w:hAnsi="SimSun" w:cs="SimSun" w:hint="eastAsia"/>
          <w:color w:val="FF0000"/>
          <w:sz w:val="24"/>
        </w:rPr>
        <w:t>组长</w:t>
      </w:r>
      <w:r>
        <w:rPr>
          <w:rFonts w:ascii="SimSun" w:eastAsia="SimSun" w:hAnsi="SimSun" w:cs="SimSun" w:hint="eastAsia"/>
          <w:sz w:val="24"/>
        </w:rPr>
        <w:t>或以上</w:t>
      </w:r>
      <w:r>
        <w:rPr>
          <w:rFonts w:ascii="SimSun" w:eastAsia="SimSun" w:hAnsi="SimSun" w:cs="SimSun" w:hint="eastAsia"/>
          <w:sz w:val="24"/>
        </w:rPr>
        <w:t>的签字确认）一起反馈给生产部门。新产品的首</w:t>
      </w:r>
      <w:r>
        <w:rPr>
          <w:rFonts w:ascii="SimSun" w:eastAsia="SimSun" w:hAnsi="SimSun" w:cs="SimSun" w:hint="eastAsia"/>
          <w:sz w:val="24"/>
        </w:rPr>
        <w:t>件</w:t>
      </w:r>
      <w:r>
        <w:rPr>
          <w:rFonts w:ascii="SimSun" w:eastAsia="SimSun" w:hAnsi="SimSun" w:cs="SimSun" w:hint="eastAsia"/>
          <w:sz w:val="24"/>
        </w:rPr>
        <w:t>确认合格要经过品质</w:t>
      </w:r>
      <w:r>
        <w:rPr>
          <w:rFonts w:ascii="SimSun" w:eastAsia="SimSun" w:hAnsi="SimSun" w:cs="SimSun" w:hint="eastAsia"/>
          <w:sz w:val="24"/>
        </w:rPr>
        <w:t>课长</w:t>
      </w:r>
      <w:r>
        <w:rPr>
          <w:rFonts w:ascii="SimSun" w:eastAsia="SimSun" w:hAnsi="SimSun" w:cs="SimSun" w:hint="eastAsia"/>
          <w:sz w:val="24"/>
        </w:rPr>
        <w:t>签字确认。</w:t>
      </w:r>
    </w:p>
    <w:p w14:paraId="52764319"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首</w:t>
      </w:r>
      <w:r>
        <w:rPr>
          <w:rFonts w:ascii="SimSun" w:eastAsia="SimSun" w:hAnsi="SimSun" w:cs="SimSun" w:hint="eastAsia"/>
          <w:sz w:val="24"/>
        </w:rPr>
        <w:t>件</w:t>
      </w:r>
      <w:r>
        <w:rPr>
          <w:rFonts w:ascii="SimSun" w:eastAsia="SimSun" w:hAnsi="SimSun" w:cs="SimSun" w:hint="eastAsia"/>
          <w:sz w:val="24"/>
        </w:rPr>
        <w:t>不合格，</w:t>
      </w:r>
      <w:r>
        <w:rPr>
          <w:rFonts w:ascii="SimSun" w:eastAsia="SimSun" w:hAnsi="SimSun" w:cs="SimSun" w:hint="eastAsia"/>
          <w:sz w:val="24"/>
        </w:rPr>
        <w:t>通知</w:t>
      </w:r>
      <w:r>
        <w:rPr>
          <w:rFonts w:ascii="SimSun" w:eastAsia="SimSun" w:hAnsi="SimSun" w:cs="SimSun" w:hint="eastAsia"/>
          <w:sz w:val="24"/>
        </w:rPr>
        <w:t>现场技术人员、班长共同分析原因，采取改进措施后，重新进行生产并第二次送样检验，合格后方可批量投入生产。如</w:t>
      </w:r>
      <w:r>
        <w:rPr>
          <w:rFonts w:ascii="SimSun" w:eastAsia="SimSun" w:hAnsi="SimSun" w:cs="SimSun" w:hint="eastAsia"/>
          <w:sz w:val="24"/>
        </w:rPr>
        <w:t>三</w:t>
      </w:r>
      <w:r>
        <w:rPr>
          <w:rFonts w:ascii="SimSun" w:eastAsia="SimSun" w:hAnsi="SimSun" w:cs="SimSun" w:hint="eastAsia"/>
          <w:sz w:val="24"/>
        </w:rPr>
        <w:t>次首</w:t>
      </w:r>
      <w:r>
        <w:rPr>
          <w:rFonts w:ascii="SimSun" w:eastAsia="SimSun" w:hAnsi="SimSun" w:cs="SimSun" w:hint="eastAsia"/>
          <w:sz w:val="24"/>
        </w:rPr>
        <w:t>件</w:t>
      </w:r>
      <w:r>
        <w:rPr>
          <w:rFonts w:ascii="SimSun" w:eastAsia="SimSun" w:hAnsi="SimSun" w:cs="SimSun" w:hint="eastAsia"/>
          <w:sz w:val="24"/>
        </w:rPr>
        <w:t>仍有不合格时，品质、生产部门需将信息反馈给部门经理，提出改进意见，必要时请专案共同研讨改进。如首件不合格原因无法排除，需特采生产时由</w:t>
      </w:r>
      <w:r>
        <w:rPr>
          <w:rFonts w:ascii="SimSun" w:eastAsia="SimSun" w:hAnsi="SimSun" w:cs="SimSun" w:hint="eastAsia"/>
          <w:color w:val="FF0000"/>
          <w:sz w:val="24"/>
        </w:rPr>
        <w:t>生产</w:t>
      </w:r>
      <w:r>
        <w:rPr>
          <w:rFonts w:ascii="SimSun" w:eastAsia="SimSun" w:hAnsi="SimSun" w:cs="SimSun" w:hint="eastAsia"/>
          <w:color w:val="FF0000"/>
          <w:sz w:val="24"/>
        </w:rPr>
        <w:t>运营总监</w:t>
      </w:r>
      <w:r>
        <w:rPr>
          <w:rFonts w:ascii="SimSun" w:eastAsia="SimSun" w:hAnsi="SimSun" w:cs="SimSun" w:hint="eastAsia"/>
          <w:sz w:val="24"/>
        </w:rPr>
        <w:t>提出，品质</w:t>
      </w:r>
      <w:r>
        <w:rPr>
          <w:rFonts w:ascii="SimSun" w:eastAsia="SimSun" w:hAnsi="SimSun" w:cs="SimSun" w:hint="eastAsia"/>
          <w:sz w:val="24"/>
        </w:rPr>
        <w:t>课长</w:t>
      </w:r>
      <w:r>
        <w:rPr>
          <w:rFonts w:ascii="SimSun" w:eastAsia="SimSun" w:hAnsi="SimSun" w:cs="SimSun" w:hint="eastAsia"/>
          <w:sz w:val="24"/>
        </w:rPr>
        <w:t>提出评审意见，必要时请专案评审同意</w:t>
      </w:r>
      <w:r>
        <w:rPr>
          <w:rFonts w:ascii="SimSun" w:eastAsia="SimSun" w:hAnsi="SimSun" w:cs="SimSun" w:hint="eastAsia"/>
          <w:sz w:val="24"/>
        </w:rPr>
        <w:t>，</w:t>
      </w:r>
      <w:r>
        <w:rPr>
          <w:rFonts w:ascii="SimSun" w:eastAsia="SimSun" w:hAnsi="SimSun" w:cs="SimSun" w:hint="eastAsia"/>
          <w:sz w:val="24"/>
        </w:rPr>
        <w:t>最终由品质经理批准</w:t>
      </w:r>
      <w:r>
        <w:rPr>
          <w:rFonts w:ascii="SimSun" w:eastAsia="SimSun" w:hAnsi="SimSun" w:cs="SimSun" w:hint="eastAsia"/>
          <w:sz w:val="24"/>
        </w:rPr>
        <w:t>。</w:t>
      </w:r>
    </w:p>
    <w:p w14:paraId="1DF90487"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首</w:t>
      </w:r>
      <w:r>
        <w:rPr>
          <w:rFonts w:ascii="SimSun" w:eastAsia="SimSun" w:hAnsi="SimSun" w:cs="SimSun" w:hint="eastAsia"/>
          <w:sz w:val="24"/>
        </w:rPr>
        <w:t>件确认合格前原则上不可生产，如在些期间有产品产生，</w:t>
      </w:r>
      <w:r>
        <w:rPr>
          <w:rFonts w:ascii="SimSun" w:eastAsia="SimSun" w:hAnsi="SimSun" w:cs="SimSun" w:hint="eastAsia"/>
          <w:sz w:val="24"/>
        </w:rPr>
        <w:t>所生产的产品或零部件</w:t>
      </w:r>
      <w:r>
        <w:rPr>
          <w:rFonts w:ascii="SimSun" w:eastAsia="SimSun" w:hAnsi="SimSun" w:cs="SimSun" w:hint="eastAsia"/>
          <w:sz w:val="24"/>
        </w:rPr>
        <w:t>需</w:t>
      </w:r>
      <w:r>
        <w:rPr>
          <w:rFonts w:ascii="SimSun" w:eastAsia="SimSun" w:hAnsi="SimSun" w:cs="SimSun" w:hint="eastAsia"/>
          <w:sz w:val="24"/>
        </w:rPr>
        <w:t>进行追溯抽查、复检，</w:t>
      </w:r>
      <w:r>
        <w:rPr>
          <w:rFonts w:ascii="SimSun" w:eastAsia="SimSun" w:hAnsi="SimSun" w:cs="SimSun" w:hint="eastAsia"/>
          <w:sz w:val="24"/>
        </w:rPr>
        <w:t>如有异常</w:t>
      </w:r>
      <w:r>
        <w:rPr>
          <w:rFonts w:ascii="SimSun" w:eastAsia="SimSun" w:hAnsi="SimSun" w:cs="SimSun" w:hint="eastAsia"/>
          <w:sz w:val="24"/>
        </w:rPr>
        <w:t>开出</w:t>
      </w:r>
      <w:r>
        <w:rPr>
          <w:rFonts w:ascii="SimSun" w:eastAsia="SimSun" w:hAnsi="SimSun" w:cs="SimSun" w:hint="eastAsia"/>
          <w:sz w:val="24"/>
        </w:rPr>
        <w:t>“</w:t>
      </w:r>
      <w:r>
        <w:rPr>
          <w:rFonts w:ascii="SimSun" w:eastAsia="SimSun" w:hAnsi="SimSun" w:cs="SimSun" w:hint="eastAsia"/>
          <w:sz w:val="24"/>
        </w:rPr>
        <w:t>品质异常单</w:t>
      </w:r>
      <w:r>
        <w:rPr>
          <w:rFonts w:ascii="SimSun" w:eastAsia="SimSun" w:hAnsi="SimSun" w:cs="SimSun" w:hint="eastAsia"/>
          <w:sz w:val="24"/>
        </w:rPr>
        <w:t>”</w:t>
      </w:r>
      <w:r>
        <w:rPr>
          <w:rFonts w:ascii="SimSun" w:eastAsia="SimSun" w:hAnsi="SimSun" w:cs="SimSun" w:hint="eastAsia"/>
          <w:sz w:val="24"/>
        </w:rPr>
        <w:t>，按《不合格品控制程序》进行评审处理。</w:t>
      </w:r>
    </w:p>
    <w:p w14:paraId="752F7ED7"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每次首件检查确认时间一般不超过</w:t>
      </w:r>
      <w:r>
        <w:rPr>
          <w:rFonts w:ascii="SimSun" w:eastAsia="SimSun" w:hAnsi="SimSun" w:cs="SimSun" w:hint="eastAsia"/>
          <w:sz w:val="24"/>
        </w:rPr>
        <w:t>4</w:t>
      </w:r>
      <w:r>
        <w:rPr>
          <w:rFonts w:ascii="SimSun" w:eastAsia="SimSun" w:hAnsi="SimSun" w:cs="SimSun" w:hint="eastAsia"/>
          <w:sz w:val="24"/>
        </w:rPr>
        <w:t>小时（</w:t>
      </w:r>
      <w:r>
        <w:rPr>
          <w:rFonts w:ascii="SimSun" w:eastAsia="SimSun" w:hAnsi="SimSun" w:cs="SimSun" w:hint="eastAsia"/>
          <w:sz w:val="24"/>
        </w:rPr>
        <w:t>各工序单独规定、</w:t>
      </w:r>
      <w:r>
        <w:rPr>
          <w:rFonts w:ascii="SimSun" w:eastAsia="SimSun" w:hAnsi="SimSun" w:cs="SimSun" w:hint="eastAsia"/>
          <w:sz w:val="24"/>
        </w:rPr>
        <w:t>特殊项目除外）。</w:t>
      </w:r>
    </w:p>
    <w:p w14:paraId="3A21E91B"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首</w:t>
      </w:r>
      <w:r>
        <w:rPr>
          <w:rFonts w:ascii="SimSun" w:eastAsia="SimSun" w:hAnsi="SimSun" w:cs="SimSun" w:hint="eastAsia"/>
          <w:sz w:val="24"/>
        </w:rPr>
        <w:t>件</w:t>
      </w:r>
      <w:r>
        <w:rPr>
          <w:rFonts w:ascii="SimSun" w:eastAsia="SimSun" w:hAnsi="SimSun" w:cs="SimSun" w:hint="eastAsia"/>
          <w:sz w:val="24"/>
        </w:rPr>
        <w:t>确认合格后，</w:t>
      </w:r>
      <w:r>
        <w:rPr>
          <w:rFonts w:ascii="SimSun" w:eastAsia="SimSun" w:hAnsi="SimSun" w:cs="SimSun" w:hint="eastAsia"/>
          <w:sz w:val="24"/>
        </w:rPr>
        <w:t>要进行签样留样动作，留样产品尽可能</w:t>
      </w:r>
      <w:r>
        <w:rPr>
          <w:rFonts w:ascii="SimSun" w:eastAsia="SimSun" w:hAnsi="SimSun" w:cs="SimSun" w:hint="eastAsia"/>
          <w:sz w:val="24"/>
        </w:rPr>
        <w:t>色水、外观要</w:t>
      </w:r>
      <w:r>
        <w:rPr>
          <w:rFonts w:ascii="SimSun" w:eastAsia="SimSun" w:hAnsi="SimSun" w:cs="SimSun" w:hint="eastAsia"/>
          <w:sz w:val="24"/>
        </w:rPr>
        <w:t>合格</w:t>
      </w:r>
      <w:r>
        <w:rPr>
          <w:rFonts w:ascii="SimSun" w:eastAsia="SimSun" w:hAnsi="SimSun" w:cs="SimSun" w:hint="eastAsia"/>
          <w:sz w:val="24"/>
        </w:rPr>
        <w:t>的</w:t>
      </w:r>
      <w:r>
        <w:rPr>
          <w:rFonts w:ascii="SimSun" w:eastAsia="SimSun" w:hAnsi="SimSun" w:cs="SimSun" w:hint="eastAsia"/>
          <w:sz w:val="24"/>
        </w:rPr>
        <w:t>（</w:t>
      </w:r>
      <w:r>
        <w:rPr>
          <w:rFonts w:ascii="SimSun" w:eastAsia="SimSun" w:hAnsi="SimSun" w:cs="SimSun" w:hint="eastAsia"/>
          <w:sz w:val="24"/>
        </w:rPr>
        <w:t>如有其它情况则需要在标签上注明）。</w:t>
      </w:r>
    </w:p>
    <w:p w14:paraId="41F872F8"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注塑车间签样两模，一模放在现场</w:t>
      </w:r>
      <w:r>
        <w:rPr>
          <w:rFonts w:ascii="SimSun" w:eastAsia="SimSun" w:hAnsi="SimSun" w:cs="SimSun" w:hint="eastAsia"/>
          <w:sz w:val="24"/>
        </w:rPr>
        <w:t xml:space="preserve"> </w:t>
      </w:r>
      <w:r>
        <w:rPr>
          <w:rFonts w:ascii="SimSun" w:eastAsia="SimSun" w:hAnsi="SimSun" w:cs="SimSun" w:hint="eastAsia"/>
          <w:sz w:val="24"/>
        </w:rPr>
        <w:t>，一模</w:t>
      </w:r>
      <w:r>
        <w:rPr>
          <w:rFonts w:ascii="SimSun" w:eastAsia="SimSun" w:hAnsi="SimSun" w:cs="SimSun" w:hint="eastAsia"/>
          <w:sz w:val="24"/>
        </w:rPr>
        <w:t>品检员留样</w:t>
      </w:r>
      <w:r>
        <w:rPr>
          <w:rFonts w:ascii="SimSun" w:eastAsia="SimSun" w:hAnsi="SimSun" w:cs="SimSun" w:hint="eastAsia"/>
          <w:sz w:val="24"/>
        </w:rPr>
        <w:t>，</w:t>
      </w:r>
      <w:r>
        <w:rPr>
          <w:rFonts w:ascii="SimSun" w:eastAsia="SimSun" w:hAnsi="SimSun" w:cs="SimSun" w:hint="eastAsia"/>
          <w:sz w:val="24"/>
        </w:rPr>
        <w:t>装袋贴上留样标签</w:t>
      </w:r>
      <w:r>
        <w:rPr>
          <w:rFonts w:ascii="SimSun" w:eastAsia="SimSun" w:hAnsi="SimSun" w:cs="SimSun" w:hint="eastAsia"/>
          <w:sz w:val="24"/>
        </w:rPr>
        <w:t>，</w:t>
      </w:r>
      <w:r>
        <w:rPr>
          <w:rFonts w:ascii="SimSun" w:eastAsia="SimSun" w:hAnsi="SimSun" w:cs="SimSun" w:hint="eastAsia"/>
          <w:sz w:val="24"/>
        </w:rPr>
        <w:t>另外</w:t>
      </w:r>
      <w:r>
        <w:rPr>
          <w:rFonts w:ascii="SimSun" w:eastAsia="SimSun" w:hAnsi="SimSun" w:cs="SimSun" w:hint="eastAsia"/>
          <w:sz w:val="24"/>
        </w:rPr>
        <w:t>尺寸、功能留样</w:t>
      </w:r>
      <w:r>
        <w:rPr>
          <w:rFonts w:ascii="SimSun" w:eastAsia="SimSun" w:hAnsi="SimSun" w:cs="SimSun" w:hint="eastAsia"/>
          <w:sz w:val="24"/>
        </w:rPr>
        <w:t>30</w:t>
      </w:r>
      <w:r>
        <w:rPr>
          <w:rFonts w:ascii="SimSun" w:eastAsia="SimSun" w:hAnsi="SimSun" w:cs="SimSun" w:hint="eastAsia"/>
          <w:sz w:val="24"/>
        </w:rPr>
        <w:t>模，作为以后交叉配对做功能使用</w:t>
      </w:r>
      <w:r>
        <w:rPr>
          <w:rFonts w:ascii="SimSun" w:eastAsia="SimSun" w:hAnsi="SimSun" w:cs="SimSun" w:hint="eastAsia"/>
          <w:sz w:val="24"/>
        </w:rPr>
        <w:t>；</w:t>
      </w:r>
    </w:p>
    <w:p w14:paraId="735F7CD7"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lastRenderedPageBreak/>
        <w:t>烫金、印刷、组装、喷涂、植绒</w:t>
      </w:r>
      <w:r>
        <w:rPr>
          <w:rFonts w:ascii="SimSun" w:eastAsia="SimSun" w:hAnsi="SimSun" w:cs="SimSun" w:hint="eastAsia"/>
          <w:sz w:val="24"/>
        </w:rPr>
        <w:t>部门需</w:t>
      </w:r>
      <w:r>
        <w:rPr>
          <w:rFonts w:ascii="SimSun" w:eastAsia="SimSun" w:hAnsi="SimSun" w:cs="SimSun" w:hint="eastAsia"/>
          <w:sz w:val="24"/>
        </w:rPr>
        <w:t>签样</w:t>
      </w:r>
      <w:r>
        <w:rPr>
          <w:rFonts w:ascii="SimSun" w:eastAsia="SimSun" w:hAnsi="SimSun" w:cs="SimSun" w:hint="eastAsia"/>
          <w:sz w:val="24"/>
        </w:rPr>
        <w:t>6</w:t>
      </w:r>
      <w:r>
        <w:rPr>
          <w:rFonts w:ascii="SimSun" w:eastAsia="SimSun" w:hAnsi="SimSun" w:cs="SimSun" w:hint="eastAsia"/>
          <w:sz w:val="24"/>
        </w:rPr>
        <w:t>个，一个放在现场</w:t>
      </w:r>
      <w:r>
        <w:rPr>
          <w:rFonts w:ascii="SimSun" w:eastAsia="SimSun" w:hAnsi="SimSun" w:cs="SimSun" w:hint="eastAsia"/>
          <w:sz w:val="24"/>
        </w:rPr>
        <w:t xml:space="preserve"> </w:t>
      </w:r>
      <w:r>
        <w:rPr>
          <w:rFonts w:ascii="SimSun" w:eastAsia="SimSun" w:hAnsi="SimSun" w:cs="SimSun" w:hint="eastAsia"/>
          <w:sz w:val="24"/>
        </w:rPr>
        <w:t>，</w:t>
      </w:r>
      <w:r>
        <w:rPr>
          <w:rFonts w:ascii="SimSun" w:eastAsia="SimSun" w:hAnsi="SimSun" w:cs="SimSun" w:hint="eastAsia"/>
          <w:sz w:val="24"/>
        </w:rPr>
        <w:t>5</w:t>
      </w:r>
      <w:r>
        <w:rPr>
          <w:rFonts w:ascii="SimSun" w:eastAsia="SimSun" w:hAnsi="SimSun" w:cs="SimSun" w:hint="eastAsia"/>
          <w:sz w:val="24"/>
        </w:rPr>
        <w:t>个</w:t>
      </w:r>
      <w:r>
        <w:rPr>
          <w:rFonts w:ascii="SimSun" w:eastAsia="SimSun" w:hAnsi="SimSun" w:cs="SimSun" w:hint="eastAsia"/>
          <w:sz w:val="24"/>
        </w:rPr>
        <w:t>品检员留样，</w:t>
      </w:r>
      <w:r>
        <w:rPr>
          <w:rFonts w:ascii="SimSun" w:eastAsia="SimSun" w:hAnsi="SimSun" w:cs="SimSun" w:hint="eastAsia"/>
          <w:sz w:val="24"/>
        </w:rPr>
        <w:t>装袋贴上留样标签。</w:t>
      </w:r>
    </w:p>
    <w:p w14:paraId="314541C3"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冲压、抛光需签样</w:t>
      </w:r>
      <w:r>
        <w:rPr>
          <w:rFonts w:ascii="SimSun" w:eastAsia="SimSun" w:hAnsi="SimSun" w:cs="SimSun" w:hint="eastAsia"/>
          <w:sz w:val="24"/>
        </w:rPr>
        <w:t>8</w:t>
      </w:r>
      <w:r>
        <w:rPr>
          <w:rFonts w:ascii="SimSun" w:eastAsia="SimSun" w:hAnsi="SimSun" w:cs="SimSun" w:hint="eastAsia"/>
          <w:sz w:val="24"/>
        </w:rPr>
        <w:t>个，</w:t>
      </w:r>
      <w:r>
        <w:rPr>
          <w:rFonts w:ascii="SimSun" w:eastAsia="SimSun" w:hAnsi="SimSun" w:cs="SimSun" w:hint="eastAsia"/>
          <w:sz w:val="24"/>
        </w:rPr>
        <w:t>3</w:t>
      </w:r>
      <w:r>
        <w:rPr>
          <w:rFonts w:ascii="SimSun" w:eastAsia="SimSun" w:hAnsi="SimSun" w:cs="SimSun" w:hint="eastAsia"/>
          <w:sz w:val="24"/>
        </w:rPr>
        <w:t>个给现场，</w:t>
      </w:r>
      <w:r>
        <w:rPr>
          <w:rFonts w:ascii="SimSun" w:eastAsia="SimSun" w:hAnsi="SimSun" w:cs="SimSun" w:hint="eastAsia"/>
          <w:sz w:val="24"/>
        </w:rPr>
        <w:t>5</w:t>
      </w:r>
      <w:r>
        <w:rPr>
          <w:rFonts w:ascii="SimSun" w:eastAsia="SimSun" w:hAnsi="SimSun" w:cs="SimSun" w:hint="eastAsia"/>
          <w:sz w:val="24"/>
        </w:rPr>
        <w:t>个品检员留样，装袋贴上留样标签。</w:t>
      </w:r>
    </w:p>
    <w:p w14:paraId="48F8A0D8"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氧化签样</w:t>
      </w:r>
      <w:r>
        <w:rPr>
          <w:rFonts w:ascii="SimSun" w:eastAsia="SimSun" w:hAnsi="SimSun" w:cs="SimSun" w:hint="eastAsia"/>
          <w:sz w:val="24"/>
        </w:rPr>
        <w:t>5</w:t>
      </w:r>
      <w:r>
        <w:rPr>
          <w:rFonts w:ascii="SimSun" w:eastAsia="SimSun" w:hAnsi="SimSun" w:cs="SimSun" w:hint="eastAsia"/>
          <w:sz w:val="24"/>
        </w:rPr>
        <w:t>个全留样，提供色水板给现场作业执行。</w:t>
      </w:r>
    </w:p>
    <w:p w14:paraId="053F517E"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成品出货合格后每批需</w:t>
      </w:r>
      <w:r>
        <w:rPr>
          <w:rFonts w:ascii="SimSun" w:eastAsia="SimSun" w:hAnsi="SimSun" w:cs="SimSun" w:hint="eastAsia"/>
          <w:sz w:val="24"/>
        </w:rPr>
        <w:t>留样</w:t>
      </w:r>
      <w:r>
        <w:rPr>
          <w:rFonts w:ascii="SimSun" w:eastAsia="SimSun" w:hAnsi="SimSun" w:cs="SimSun" w:hint="eastAsia"/>
          <w:sz w:val="24"/>
        </w:rPr>
        <w:t>5</w:t>
      </w:r>
      <w:r>
        <w:rPr>
          <w:rFonts w:ascii="SimSun" w:eastAsia="SimSun" w:hAnsi="SimSun" w:cs="SimSun" w:hint="eastAsia"/>
          <w:sz w:val="24"/>
        </w:rPr>
        <w:t>PCS</w:t>
      </w:r>
      <w:r>
        <w:rPr>
          <w:rFonts w:ascii="SimSun" w:eastAsia="SimSun" w:hAnsi="SimSun" w:cs="SimSun" w:hint="eastAsia"/>
          <w:sz w:val="24"/>
        </w:rPr>
        <w:t>，</w:t>
      </w:r>
      <w:r>
        <w:rPr>
          <w:rFonts w:ascii="SimSun" w:eastAsia="SimSun" w:hAnsi="SimSun" w:cs="SimSun" w:hint="eastAsia"/>
          <w:sz w:val="24"/>
        </w:rPr>
        <w:t>装袋贴上留样标签。</w:t>
      </w:r>
    </w:p>
    <w:p w14:paraId="69260C23"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成品留样需登记在“成品留样记录表”上，记录存放时间，如有中途取出，则取样人需记录取走时间和数量，注意取样时必须确保至少保留一个不得取走。</w:t>
      </w:r>
    </w:p>
    <w:p w14:paraId="73AC91D9"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品质部保存首件检验的全部记录和</w:t>
      </w:r>
      <w:r>
        <w:rPr>
          <w:rFonts w:ascii="SimSun" w:eastAsia="SimSun" w:hAnsi="SimSun" w:cs="SimSun" w:hint="eastAsia"/>
          <w:sz w:val="24"/>
        </w:rPr>
        <w:t>品管</w:t>
      </w:r>
      <w:r>
        <w:rPr>
          <w:rFonts w:ascii="SimSun" w:eastAsia="SimSun" w:hAnsi="SimSun" w:cs="SimSun" w:hint="eastAsia"/>
          <w:sz w:val="24"/>
        </w:rPr>
        <w:t>留样；复印联的所有记录</w:t>
      </w:r>
      <w:r>
        <w:rPr>
          <w:rFonts w:ascii="SimSun" w:eastAsia="SimSun" w:hAnsi="SimSun" w:cs="SimSun" w:hint="eastAsia"/>
          <w:sz w:val="24"/>
        </w:rPr>
        <w:t>及现场首件样由</w:t>
      </w:r>
      <w:r>
        <w:rPr>
          <w:rFonts w:ascii="SimSun" w:eastAsia="SimSun" w:hAnsi="SimSun" w:cs="SimSun" w:hint="eastAsia"/>
          <w:sz w:val="24"/>
        </w:rPr>
        <w:t>生产部保留。具体参照《标识与可追溯控制程序》执行。</w:t>
      </w:r>
    </w:p>
    <w:p w14:paraId="3E642AB1"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首件检查经品质部确认合格后</w:t>
      </w:r>
      <w:r>
        <w:rPr>
          <w:rFonts w:ascii="SimSun" w:eastAsia="SimSun" w:hAnsi="SimSun" w:cs="SimSun" w:hint="eastAsia"/>
          <w:sz w:val="24"/>
        </w:rPr>
        <w:t>，</w:t>
      </w:r>
      <w:r>
        <w:rPr>
          <w:rFonts w:ascii="SimSun" w:eastAsia="SimSun" w:hAnsi="SimSun" w:cs="SimSun" w:hint="eastAsia"/>
          <w:sz w:val="24"/>
        </w:rPr>
        <w:t>生产部门方可正式生产。</w:t>
      </w:r>
      <w:r>
        <w:rPr>
          <w:rFonts w:ascii="SimSun" w:eastAsia="SimSun" w:hAnsi="SimSun" w:cs="SimSun" w:hint="eastAsia"/>
          <w:sz w:val="24"/>
        </w:rPr>
        <w:t>首件确认期间如有生产产品需经检验员检验确认是否合格并进行相应处理。</w:t>
      </w:r>
    </w:p>
    <w:p w14:paraId="23C6A1B1"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自主检验</w:t>
      </w:r>
    </w:p>
    <w:p w14:paraId="1635D187"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自主检验是由生产人员对生产的产品执行外观及简易功能的检验</w:t>
      </w:r>
      <w:r>
        <w:rPr>
          <w:rFonts w:ascii="SimSun" w:eastAsia="SimSun" w:hAnsi="SimSun" w:cs="SimSun" w:hint="eastAsia"/>
          <w:sz w:val="24"/>
        </w:rPr>
        <w:t>。</w:t>
      </w:r>
    </w:p>
    <w:p w14:paraId="29B3F3CC"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其中作业员对生产的产品执行</w:t>
      </w:r>
      <w:r>
        <w:rPr>
          <w:rFonts w:ascii="SimSun" w:eastAsia="SimSun" w:hAnsi="SimSun" w:cs="SimSun" w:hint="eastAsia"/>
          <w:sz w:val="24"/>
        </w:rPr>
        <w:t>100%</w:t>
      </w:r>
      <w:r>
        <w:rPr>
          <w:rFonts w:ascii="SimSun" w:eastAsia="SimSun" w:hAnsi="SimSun" w:cs="SimSun" w:hint="eastAsia"/>
          <w:sz w:val="24"/>
        </w:rPr>
        <w:t>全检</w:t>
      </w:r>
      <w:r>
        <w:rPr>
          <w:rFonts w:ascii="SimSun" w:eastAsia="SimSun" w:hAnsi="SimSun" w:cs="SimSun" w:hint="eastAsia"/>
          <w:sz w:val="24"/>
        </w:rPr>
        <w:t>，</w:t>
      </w:r>
      <w:r>
        <w:rPr>
          <w:rFonts w:ascii="SimSun" w:eastAsia="SimSun" w:hAnsi="SimSun" w:cs="SimSun" w:hint="eastAsia"/>
          <w:sz w:val="24"/>
        </w:rPr>
        <w:t>作业员需按</w:t>
      </w:r>
      <w:r>
        <w:rPr>
          <w:rFonts w:ascii="SimSun" w:eastAsia="SimSun" w:hAnsi="SimSun" w:cs="SimSun" w:hint="eastAsia"/>
          <w:sz w:val="24"/>
        </w:rPr>
        <w:t xml:space="preserve"> </w:t>
      </w:r>
      <w:r>
        <w:rPr>
          <w:rFonts w:ascii="SimSun" w:eastAsia="SimSun" w:hAnsi="SimSun" w:cs="SimSun" w:hint="eastAsia"/>
          <w:sz w:val="24"/>
        </w:rPr>
        <w:t>“外观</w:t>
      </w:r>
      <w:r>
        <w:rPr>
          <w:rFonts w:ascii="SimSun" w:eastAsia="SimSun" w:hAnsi="SimSun" w:cs="SimSun" w:hint="eastAsia"/>
          <w:sz w:val="24"/>
        </w:rPr>
        <w:t>限度</w:t>
      </w:r>
      <w:r>
        <w:rPr>
          <w:rFonts w:ascii="SimSun" w:eastAsia="SimSun" w:hAnsi="SimSun" w:cs="SimSun" w:hint="eastAsia"/>
          <w:sz w:val="24"/>
        </w:rPr>
        <w:t>板”对产品进行检验。只要发现异常状况，应及时知会现场主管及品检人员进行判定</w:t>
      </w:r>
      <w:r>
        <w:rPr>
          <w:rFonts w:ascii="SimSun" w:eastAsia="SimSun" w:hAnsi="SimSun" w:cs="SimSun" w:hint="eastAsia"/>
          <w:sz w:val="24"/>
        </w:rPr>
        <w:t>，</w:t>
      </w:r>
      <w:r>
        <w:rPr>
          <w:rFonts w:ascii="SimSun" w:eastAsia="SimSun" w:hAnsi="SimSun" w:cs="SimSun" w:hint="eastAsia"/>
          <w:sz w:val="24"/>
        </w:rPr>
        <w:t>需要时现场应作相应的改善处理。对已做出之产品生产单位可以自行扣留，经处置后提交品质部检查。具体参照《不合格品控制程序》执行。</w:t>
      </w:r>
    </w:p>
    <w:p w14:paraId="779CA515"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班长（技术员）需按</w:t>
      </w:r>
      <w:r>
        <w:rPr>
          <w:rFonts w:ascii="SimSun" w:eastAsia="SimSun" w:hAnsi="SimSun" w:cs="SimSun" w:hint="eastAsia"/>
          <w:sz w:val="24"/>
        </w:rPr>
        <w:t>“</w:t>
      </w:r>
      <w:r>
        <w:rPr>
          <w:rFonts w:ascii="SimSun" w:eastAsia="SimSun" w:hAnsi="SimSun" w:cs="SimSun" w:hint="eastAsia"/>
          <w:sz w:val="24"/>
        </w:rPr>
        <w:t>品质检验标准书</w:t>
      </w:r>
      <w:r>
        <w:rPr>
          <w:rFonts w:ascii="SimSun" w:eastAsia="SimSun" w:hAnsi="SimSun" w:cs="SimSun" w:hint="eastAsia"/>
          <w:sz w:val="24"/>
        </w:rPr>
        <w:t>”</w:t>
      </w:r>
      <w:r>
        <w:rPr>
          <w:rFonts w:ascii="SimSun" w:eastAsia="SimSun" w:hAnsi="SimSun" w:cs="SimSun" w:hint="eastAsia"/>
          <w:sz w:val="24"/>
        </w:rPr>
        <w:t>或“产品检验标准卡”</w:t>
      </w:r>
      <w:r>
        <w:rPr>
          <w:rFonts w:ascii="SimSun" w:eastAsia="SimSun" w:hAnsi="SimSun" w:cs="SimSun" w:hint="eastAsia"/>
          <w:sz w:val="24"/>
        </w:rPr>
        <w:t>上的要求及“外观</w:t>
      </w:r>
      <w:r>
        <w:rPr>
          <w:rFonts w:ascii="SimSun" w:eastAsia="SimSun" w:hAnsi="SimSun" w:cs="SimSun" w:hint="eastAsia"/>
          <w:sz w:val="24"/>
        </w:rPr>
        <w:t>限度</w:t>
      </w:r>
      <w:r>
        <w:rPr>
          <w:rFonts w:ascii="SimSun" w:eastAsia="SimSun" w:hAnsi="SimSun" w:cs="SimSun" w:hint="eastAsia"/>
          <w:sz w:val="24"/>
        </w:rPr>
        <w:t>板”要求进行巡回抽检，及时发现和解决出现的质量异常。</w:t>
      </w:r>
    </w:p>
    <w:p w14:paraId="4F761DE0"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制程</w:t>
      </w:r>
      <w:r>
        <w:rPr>
          <w:rFonts w:ascii="SimSun" w:eastAsia="SimSun" w:hAnsi="SimSun" w:cs="SimSun" w:hint="eastAsia"/>
          <w:sz w:val="24"/>
        </w:rPr>
        <w:t>巡检与终检：</w:t>
      </w:r>
    </w:p>
    <w:p w14:paraId="0164EEF9" w14:textId="77777777" w:rsidR="00041680" w:rsidRDefault="00CB7BF4">
      <w:pPr>
        <w:numPr>
          <w:ilvl w:val="2"/>
          <w:numId w:val="1"/>
        </w:numPr>
        <w:spacing w:line="400" w:lineRule="exact"/>
        <w:rPr>
          <w:rFonts w:ascii="SimSun" w:eastAsia="SimSun" w:hAnsi="SimSun" w:cs="SimSun"/>
          <w:color w:val="FF0000"/>
          <w:sz w:val="24"/>
        </w:rPr>
      </w:pPr>
      <w:r>
        <w:rPr>
          <w:rFonts w:ascii="SimSun" w:eastAsia="SimSun" w:hAnsi="SimSun" w:cs="SimSun" w:hint="eastAsia"/>
          <w:color w:val="FF0000"/>
          <w:sz w:val="24"/>
        </w:rPr>
        <w:t>制程</w:t>
      </w:r>
      <w:r>
        <w:rPr>
          <w:rFonts w:ascii="SimSun" w:eastAsia="SimSun" w:hAnsi="SimSun" w:cs="SimSun" w:hint="eastAsia"/>
          <w:color w:val="FF0000"/>
          <w:sz w:val="24"/>
        </w:rPr>
        <w:t>巡检：</w:t>
      </w:r>
    </w:p>
    <w:p w14:paraId="18307CB5" w14:textId="77777777" w:rsidR="00041680" w:rsidRDefault="00CB7BF4">
      <w:pPr>
        <w:numPr>
          <w:ilvl w:val="3"/>
          <w:numId w:val="1"/>
        </w:numPr>
        <w:spacing w:line="400" w:lineRule="exact"/>
        <w:rPr>
          <w:rFonts w:ascii="SimSun" w:eastAsia="SimSun" w:hAnsi="SimSun" w:cs="SimSun"/>
          <w:color w:val="FF0000"/>
          <w:sz w:val="24"/>
        </w:rPr>
      </w:pPr>
      <w:r>
        <w:rPr>
          <w:rFonts w:ascii="SimSun" w:eastAsia="SimSun" w:hAnsi="SimSun" w:cs="SimSun" w:hint="eastAsia"/>
          <w:color w:val="FF0000"/>
          <w:sz w:val="24"/>
        </w:rPr>
        <w:t>由品检员依</w:t>
      </w:r>
      <w:r>
        <w:rPr>
          <w:rFonts w:ascii="SimSun" w:eastAsia="SimSun" w:hAnsi="SimSun" w:cs="SimSun" w:hint="eastAsia"/>
          <w:color w:val="FF0000"/>
          <w:sz w:val="24"/>
        </w:rPr>
        <w:t>“</w:t>
      </w:r>
      <w:r>
        <w:rPr>
          <w:rFonts w:ascii="SimSun" w:eastAsia="SimSun" w:hAnsi="SimSun" w:cs="SimSun" w:hint="eastAsia"/>
          <w:color w:val="FF0000"/>
          <w:sz w:val="24"/>
        </w:rPr>
        <w:t>品质检验标准书</w:t>
      </w:r>
      <w:r>
        <w:rPr>
          <w:rFonts w:ascii="SimSun" w:eastAsia="SimSun" w:hAnsi="SimSun" w:cs="SimSun" w:hint="eastAsia"/>
          <w:color w:val="FF0000"/>
          <w:sz w:val="24"/>
        </w:rPr>
        <w:t>”</w:t>
      </w:r>
      <w:r>
        <w:rPr>
          <w:rFonts w:ascii="SimSun" w:eastAsia="SimSun" w:hAnsi="SimSun" w:cs="SimSun" w:hint="eastAsia"/>
          <w:color w:val="FF0000"/>
          <w:sz w:val="24"/>
        </w:rPr>
        <w:t>或“产品检验标准卡”</w:t>
      </w:r>
      <w:r>
        <w:rPr>
          <w:rFonts w:ascii="SimSun" w:eastAsia="SimSun" w:hAnsi="SimSun" w:cs="SimSun" w:hint="eastAsia"/>
          <w:color w:val="FF0000"/>
          <w:sz w:val="24"/>
        </w:rPr>
        <w:t>和“外观</w:t>
      </w:r>
      <w:r>
        <w:rPr>
          <w:rFonts w:ascii="SimSun" w:eastAsia="SimSun" w:hAnsi="SimSun" w:cs="SimSun" w:hint="eastAsia"/>
          <w:color w:val="FF0000"/>
          <w:sz w:val="24"/>
        </w:rPr>
        <w:t>限度</w:t>
      </w:r>
      <w:r>
        <w:rPr>
          <w:rFonts w:ascii="SimSun" w:eastAsia="SimSun" w:hAnsi="SimSun" w:cs="SimSun" w:hint="eastAsia"/>
          <w:color w:val="FF0000"/>
          <w:sz w:val="24"/>
        </w:rPr>
        <w:t>板”等检验</w:t>
      </w:r>
      <w:r>
        <w:rPr>
          <w:rFonts w:ascii="SimSun" w:eastAsia="SimSun" w:hAnsi="SimSun" w:cs="SimSun" w:hint="eastAsia"/>
          <w:color w:val="FF0000"/>
          <w:sz w:val="24"/>
        </w:rPr>
        <w:t>，</w:t>
      </w:r>
      <w:r>
        <w:rPr>
          <w:rFonts w:ascii="SimSun" w:eastAsia="SimSun" w:hAnsi="SimSun" w:cs="SimSun" w:hint="eastAsia"/>
          <w:color w:val="FF0000"/>
          <w:sz w:val="24"/>
        </w:rPr>
        <w:t>依</w:t>
      </w:r>
      <w:r>
        <w:rPr>
          <w:rFonts w:ascii="SimSun" w:eastAsia="SimSun" w:hAnsi="SimSun" w:cs="SimSun" w:hint="eastAsia"/>
          <w:color w:val="FF0000"/>
          <w:sz w:val="24"/>
        </w:rPr>
        <w:t>相关标准</w:t>
      </w:r>
      <w:r>
        <w:rPr>
          <w:rFonts w:ascii="SimSun" w:eastAsia="SimSun" w:hAnsi="SimSun" w:cs="SimSun" w:hint="eastAsia"/>
          <w:color w:val="FF0000"/>
          <w:sz w:val="24"/>
        </w:rPr>
        <w:t>进行判定，将检验结果记录于</w:t>
      </w:r>
      <w:r>
        <w:rPr>
          <w:rFonts w:ascii="SimSun" w:eastAsia="SimSun" w:hAnsi="SimSun" w:cs="SimSun" w:hint="eastAsia"/>
          <w:color w:val="FF0000"/>
          <w:sz w:val="24"/>
        </w:rPr>
        <w:t>对应的巡检</w:t>
      </w:r>
      <w:r>
        <w:rPr>
          <w:rFonts w:ascii="SimSun" w:eastAsia="SimSun" w:hAnsi="SimSun" w:cs="SimSun" w:hint="eastAsia"/>
          <w:color w:val="FF0000"/>
          <w:sz w:val="24"/>
        </w:rPr>
        <w:t>检验记录表上</w:t>
      </w:r>
      <w:r>
        <w:rPr>
          <w:rFonts w:ascii="SimSun" w:eastAsia="SimSun" w:hAnsi="SimSun" w:cs="SimSun" w:hint="eastAsia"/>
          <w:color w:val="FF0000"/>
          <w:sz w:val="24"/>
        </w:rPr>
        <w:t>。</w:t>
      </w:r>
    </w:p>
    <w:p w14:paraId="172CF2B7" w14:textId="77777777" w:rsidR="00041680" w:rsidRDefault="00CB7BF4">
      <w:pPr>
        <w:numPr>
          <w:ilvl w:val="3"/>
          <w:numId w:val="1"/>
        </w:numPr>
        <w:spacing w:line="400" w:lineRule="exact"/>
        <w:rPr>
          <w:rFonts w:ascii="SimSun" w:eastAsia="SimSun" w:hAnsi="SimSun" w:cs="SimSun"/>
          <w:color w:val="FF0000"/>
          <w:sz w:val="24"/>
        </w:rPr>
      </w:pPr>
      <w:r>
        <w:rPr>
          <w:rFonts w:ascii="SimSun" w:eastAsia="SimSun" w:hAnsi="SimSun" w:cs="SimSun" w:hint="eastAsia"/>
          <w:color w:val="FF0000"/>
          <w:sz w:val="24"/>
        </w:rPr>
        <w:t>制程</w:t>
      </w:r>
      <w:r>
        <w:rPr>
          <w:rFonts w:ascii="SimSun" w:eastAsia="SimSun" w:hAnsi="SimSun" w:cs="SimSun" w:hint="eastAsia"/>
          <w:color w:val="FF0000"/>
          <w:sz w:val="24"/>
        </w:rPr>
        <w:t>巡检</w:t>
      </w:r>
      <w:r>
        <w:rPr>
          <w:rFonts w:ascii="SimSun" w:eastAsia="SimSun" w:hAnsi="SimSun" w:cs="SimSun" w:hint="eastAsia"/>
          <w:color w:val="FF0000"/>
          <w:sz w:val="24"/>
        </w:rPr>
        <w:t>尺寸、功能检测</w:t>
      </w:r>
      <w:r>
        <w:rPr>
          <w:rFonts w:ascii="SimSun" w:eastAsia="SimSun" w:hAnsi="SimSun" w:cs="SimSun" w:hint="eastAsia"/>
          <w:color w:val="FF0000"/>
          <w:sz w:val="24"/>
        </w:rPr>
        <w:t>：</w:t>
      </w:r>
    </w:p>
    <w:p w14:paraId="326815FC" w14:textId="77777777" w:rsidR="00041680" w:rsidRDefault="00CB7BF4">
      <w:pPr>
        <w:numPr>
          <w:ilvl w:val="4"/>
          <w:numId w:val="1"/>
        </w:numPr>
        <w:spacing w:line="400" w:lineRule="exact"/>
        <w:rPr>
          <w:rFonts w:ascii="SimSun" w:eastAsia="SimSun" w:hAnsi="SimSun" w:cs="SimSun"/>
          <w:color w:val="FF0000"/>
          <w:sz w:val="24"/>
        </w:rPr>
      </w:pPr>
      <w:r>
        <w:rPr>
          <w:rFonts w:ascii="SimSun" w:eastAsia="SimSun" w:hAnsi="SimSun" w:cs="SimSun" w:hint="eastAsia"/>
          <w:color w:val="FF0000"/>
          <w:sz w:val="24"/>
        </w:rPr>
        <w:t>注塑每</w:t>
      </w:r>
      <w:r>
        <w:rPr>
          <w:rFonts w:ascii="SimSun" w:eastAsia="SimSun" w:hAnsi="SimSun" w:cs="SimSun" w:hint="eastAsia"/>
          <w:color w:val="FF0000"/>
          <w:sz w:val="24"/>
        </w:rPr>
        <w:t>班</w:t>
      </w:r>
      <w:r>
        <w:rPr>
          <w:rFonts w:ascii="SimSun" w:eastAsia="SimSun" w:hAnsi="SimSun" w:cs="SimSun" w:hint="eastAsia"/>
          <w:color w:val="FF0000"/>
          <w:sz w:val="24"/>
        </w:rPr>
        <w:t>一次，尺寸每次检测一模，功能如粉饼类的产品每天需交叉配对测试，其它腔数多的产品按实际状况做配对测试；</w:t>
      </w:r>
      <w:r>
        <w:rPr>
          <w:rFonts w:ascii="SimSun" w:eastAsia="SimSun" w:hAnsi="SimSun" w:cs="SimSun" w:hint="eastAsia"/>
          <w:color w:val="FF0000"/>
          <w:sz w:val="24"/>
        </w:rPr>
        <w:t xml:space="preserve"> ELC </w:t>
      </w:r>
      <w:r>
        <w:rPr>
          <w:rFonts w:ascii="SimSun" w:eastAsia="SimSun" w:hAnsi="SimSun" w:cs="SimSun" w:hint="eastAsia"/>
          <w:color w:val="FF0000"/>
          <w:sz w:val="24"/>
        </w:rPr>
        <w:t>客户</w:t>
      </w:r>
      <w:r>
        <w:rPr>
          <w:rFonts w:ascii="SimSun" w:eastAsia="SimSun" w:hAnsi="SimSun" w:cs="SimSun" w:hint="eastAsia"/>
          <w:color w:val="FF0000"/>
          <w:sz w:val="24"/>
        </w:rPr>
        <w:t>:</w:t>
      </w:r>
      <w:r>
        <w:rPr>
          <w:rFonts w:ascii="SimSun" w:eastAsia="SimSun" w:hAnsi="SimSun" w:cs="SimSun" w:hint="eastAsia"/>
          <w:color w:val="FF0000"/>
          <w:sz w:val="24"/>
        </w:rPr>
        <w:t>产品每四小时一次</w:t>
      </w:r>
      <w:r>
        <w:rPr>
          <w:rFonts w:ascii="SimSun" w:eastAsia="SimSun" w:hAnsi="SimSun" w:cs="SimSun" w:hint="eastAsia"/>
          <w:color w:val="FF0000"/>
          <w:sz w:val="24"/>
        </w:rPr>
        <w:t>;</w:t>
      </w:r>
    </w:p>
    <w:p w14:paraId="5E2028EB" w14:textId="77777777" w:rsidR="00041680" w:rsidRDefault="00CB7BF4">
      <w:pPr>
        <w:numPr>
          <w:ilvl w:val="4"/>
          <w:numId w:val="1"/>
        </w:numPr>
        <w:spacing w:line="400" w:lineRule="exact"/>
        <w:rPr>
          <w:rFonts w:ascii="SimSun" w:eastAsia="SimSun" w:hAnsi="SimSun" w:cs="SimSun"/>
          <w:color w:val="FF0000"/>
          <w:sz w:val="24"/>
        </w:rPr>
      </w:pPr>
      <w:r>
        <w:rPr>
          <w:rFonts w:ascii="SimSun" w:eastAsia="SimSun" w:hAnsi="SimSun" w:cs="SimSun" w:hint="eastAsia"/>
          <w:color w:val="FF0000"/>
          <w:sz w:val="24"/>
        </w:rPr>
        <w:t>印刷</w:t>
      </w:r>
      <w:r>
        <w:rPr>
          <w:rFonts w:ascii="SimSun" w:eastAsia="SimSun" w:hAnsi="SimSun" w:cs="SimSun" w:hint="eastAsia"/>
          <w:color w:val="FF0000"/>
          <w:sz w:val="24"/>
        </w:rPr>
        <w:t>烫金附着度</w:t>
      </w:r>
      <w:r>
        <w:rPr>
          <w:rFonts w:ascii="SimSun" w:eastAsia="SimSun" w:hAnsi="SimSun" w:cs="SimSun" w:hint="eastAsia"/>
          <w:color w:val="FF0000"/>
          <w:sz w:val="24"/>
        </w:rPr>
        <w:t>每</w:t>
      </w:r>
      <w:r>
        <w:rPr>
          <w:rFonts w:ascii="SimSun" w:eastAsia="SimSun" w:hAnsi="SimSun" w:cs="SimSun" w:hint="eastAsia"/>
          <w:color w:val="FF0000"/>
          <w:sz w:val="24"/>
        </w:rPr>
        <w:t>2</w:t>
      </w:r>
      <w:r>
        <w:rPr>
          <w:rFonts w:ascii="SimSun" w:eastAsia="SimSun" w:hAnsi="SimSun" w:cs="SimSun" w:hint="eastAsia"/>
          <w:color w:val="FF0000"/>
          <w:sz w:val="24"/>
        </w:rPr>
        <w:t>小时一次，每次抽</w:t>
      </w:r>
      <w:r>
        <w:rPr>
          <w:rFonts w:ascii="SimSun" w:eastAsia="SimSun" w:hAnsi="SimSun" w:cs="SimSun" w:hint="eastAsia"/>
          <w:color w:val="FF0000"/>
          <w:sz w:val="24"/>
        </w:rPr>
        <w:t>8</w:t>
      </w:r>
      <w:r>
        <w:rPr>
          <w:rFonts w:ascii="SimSun" w:eastAsia="SimSun" w:hAnsi="SimSun" w:cs="SimSun" w:hint="eastAsia"/>
          <w:color w:val="FF0000"/>
          <w:sz w:val="24"/>
        </w:rPr>
        <w:t>pcs</w:t>
      </w:r>
      <w:r>
        <w:rPr>
          <w:rFonts w:ascii="SimSun" w:eastAsia="SimSun" w:hAnsi="SimSun" w:cs="SimSun" w:hint="eastAsia"/>
          <w:color w:val="FF0000"/>
          <w:sz w:val="24"/>
        </w:rPr>
        <w:t>进行检测。</w:t>
      </w:r>
      <w:r>
        <w:rPr>
          <w:rFonts w:ascii="SimSun" w:eastAsia="SimSun" w:hAnsi="SimSun" w:cs="SimSun" w:hint="eastAsia"/>
          <w:color w:val="FF0000"/>
          <w:sz w:val="24"/>
        </w:rPr>
        <w:t>其它项目依产品不同在首件时规定执行。</w:t>
      </w:r>
      <w:r>
        <w:rPr>
          <w:rFonts w:ascii="SimSun" w:eastAsia="SimSun" w:hAnsi="SimSun" w:cs="SimSun" w:hint="eastAsia"/>
          <w:color w:val="FF0000"/>
          <w:sz w:val="24"/>
        </w:rPr>
        <w:t xml:space="preserve"> </w:t>
      </w:r>
    </w:p>
    <w:p w14:paraId="12CEA2B1" w14:textId="77777777" w:rsidR="00041680" w:rsidRDefault="00CB7BF4">
      <w:pPr>
        <w:numPr>
          <w:ilvl w:val="4"/>
          <w:numId w:val="1"/>
        </w:numPr>
        <w:spacing w:line="400" w:lineRule="exact"/>
        <w:rPr>
          <w:rFonts w:ascii="SimSun" w:eastAsia="SimSun" w:hAnsi="SimSun" w:cs="SimSun"/>
          <w:color w:val="FF0000"/>
          <w:sz w:val="24"/>
        </w:rPr>
      </w:pPr>
      <w:r>
        <w:rPr>
          <w:rFonts w:ascii="SimSun" w:eastAsia="SimSun" w:hAnsi="SimSun" w:cs="SimSun" w:hint="eastAsia"/>
          <w:color w:val="FF0000"/>
          <w:sz w:val="24"/>
        </w:rPr>
        <w:t>组装每</w:t>
      </w:r>
      <w:r>
        <w:rPr>
          <w:rFonts w:ascii="SimSun" w:eastAsia="SimSun" w:hAnsi="SimSun" w:cs="SimSun" w:hint="eastAsia"/>
          <w:color w:val="FF0000"/>
          <w:sz w:val="24"/>
        </w:rPr>
        <w:t>班</w:t>
      </w:r>
      <w:r>
        <w:rPr>
          <w:rFonts w:ascii="SimSun" w:eastAsia="SimSun" w:hAnsi="SimSun" w:cs="SimSun" w:hint="eastAsia"/>
          <w:color w:val="FF0000"/>
          <w:sz w:val="24"/>
        </w:rPr>
        <w:t>一次（每台机</w:t>
      </w:r>
      <w:r>
        <w:rPr>
          <w:rFonts w:ascii="SimSun" w:eastAsia="SimSun" w:hAnsi="SimSun" w:cs="SimSun" w:hint="eastAsia"/>
          <w:color w:val="FF0000"/>
          <w:sz w:val="24"/>
        </w:rPr>
        <w:t>/</w:t>
      </w:r>
      <w:r>
        <w:rPr>
          <w:rFonts w:ascii="SimSun" w:eastAsia="SimSun" w:hAnsi="SimSun" w:cs="SimSun" w:hint="eastAsia"/>
          <w:color w:val="FF0000"/>
          <w:sz w:val="24"/>
        </w:rPr>
        <w:t>每条线）抽</w:t>
      </w:r>
      <w:r>
        <w:rPr>
          <w:rFonts w:ascii="SimSun" w:eastAsia="SimSun" w:hAnsi="SimSun" w:cs="SimSun" w:hint="eastAsia"/>
          <w:color w:val="FF0000"/>
          <w:sz w:val="24"/>
        </w:rPr>
        <w:t>13</w:t>
      </w:r>
      <w:r>
        <w:rPr>
          <w:rFonts w:ascii="SimSun" w:eastAsia="SimSun" w:hAnsi="SimSun" w:cs="SimSun" w:hint="eastAsia"/>
          <w:color w:val="FF0000"/>
          <w:sz w:val="24"/>
        </w:rPr>
        <w:t>pcs</w:t>
      </w:r>
      <w:r>
        <w:rPr>
          <w:rFonts w:ascii="SimSun" w:eastAsia="SimSun" w:hAnsi="SimSun" w:cs="SimSun" w:hint="eastAsia"/>
          <w:color w:val="FF0000"/>
          <w:sz w:val="24"/>
        </w:rPr>
        <w:t>进行检测。</w:t>
      </w:r>
      <w:r>
        <w:rPr>
          <w:rFonts w:ascii="SimSun" w:eastAsia="SimSun" w:hAnsi="SimSun" w:cs="SimSun" w:hint="eastAsia"/>
          <w:color w:val="FF0000"/>
          <w:sz w:val="24"/>
        </w:rPr>
        <w:t xml:space="preserve">ELC </w:t>
      </w:r>
      <w:r>
        <w:rPr>
          <w:rFonts w:ascii="SimSun" w:eastAsia="SimSun" w:hAnsi="SimSun" w:cs="SimSun" w:hint="eastAsia"/>
          <w:color w:val="FF0000"/>
          <w:sz w:val="24"/>
        </w:rPr>
        <w:t>客户</w:t>
      </w:r>
      <w:r>
        <w:rPr>
          <w:rFonts w:ascii="SimSun" w:eastAsia="SimSun" w:hAnsi="SimSun" w:cs="SimSun" w:hint="eastAsia"/>
          <w:color w:val="FF0000"/>
          <w:sz w:val="24"/>
        </w:rPr>
        <w:t>:</w:t>
      </w:r>
      <w:r>
        <w:rPr>
          <w:rFonts w:ascii="SimSun" w:eastAsia="SimSun" w:hAnsi="SimSun" w:cs="SimSun" w:hint="eastAsia"/>
          <w:color w:val="FF0000"/>
          <w:sz w:val="24"/>
        </w:rPr>
        <w:t>半成品尺寸功能检测，</w:t>
      </w:r>
      <w:r>
        <w:rPr>
          <w:rFonts w:ascii="SimSun" w:eastAsia="SimSun" w:hAnsi="SimSun" w:cs="SimSun" w:hint="eastAsia"/>
          <w:color w:val="FF0000"/>
          <w:sz w:val="24"/>
        </w:rPr>
        <w:t>8pcs/2H;</w:t>
      </w:r>
      <w:r>
        <w:rPr>
          <w:rFonts w:ascii="SimSun" w:eastAsia="SimSun" w:hAnsi="SimSun" w:cs="SimSun" w:hint="eastAsia"/>
          <w:color w:val="FF0000"/>
          <w:sz w:val="24"/>
        </w:rPr>
        <w:t>成品</w:t>
      </w:r>
      <w:r>
        <w:rPr>
          <w:rFonts w:ascii="SimSun" w:eastAsia="SimSun" w:hAnsi="SimSun" w:cs="SimSun" w:hint="eastAsia"/>
          <w:color w:val="FF0000"/>
          <w:sz w:val="24"/>
        </w:rPr>
        <w:t>4H/</w:t>
      </w:r>
      <w:r>
        <w:rPr>
          <w:rFonts w:ascii="SimSun" w:eastAsia="SimSun" w:hAnsi="SimSun" w:cs="SimSun" w:hint="eastAsia"/>
          <w:color w:val="FF0000"/>
          <w:sz w:val="24"/>
        </w:rPr>
        <w:t>次</w:t>
      </w:r>
      <w:r>
        <w:rPr>
          <w:rFonts w:ascii="SimSun" w:eastAsia="SimSun" w:hAnsi="SimSun" w:cs="SimSun" w:hint="eastAsia"/>
          <w:color w:val="FF0000"/>
          <w:sz w:val="24"/>
        </w:rPr>
        <w:t>;</w:t>
      </w:r>
    </w:p>
    <w:p w14:paraId="1C441DE5" w14:textId="77777777" w:rsidR="00041680" w:rsidRDefault="00CB7BF4">
      <w:pPr>
        <w:numPr>
          <w:ilvl w:val="4"/>
          <w:numId w:val="1"/>
        </w:numPr>
        <w:spacing w:line="400" w:lineRule="exact"/>
        <w:rPr>
          <w:rFonts w:ascii="SimSun" w:eastAsia="SimSun" w:hAnsi="SimSun" w:cs="SimSun"/>
          <w:color w:val="FF0000"/>
          <w:sz w:val="24"/>
        </w:rPr>
      </w:pPr>
      <w:r>
        <w:rPr>
          <w:rFonts w:ascii="SimSun" w:eastAsia="SimSun" w:hAnsi="SimSun" w:cs="SimSun" w:hint="eastAsia"/>
          <w:color w:val="FF0000"/>
          <w:sz w:val="24"/>
        </w:rPr>
        <w:t>喷涂附着度每</w:t>
      </w:r>
      <w:r>
        <w:rPr>
          <w:rFonts w:ascii="SimSun" w:eastAsia="SimSun" w:hAnsi="SimSun" w:cs="SimSun" w:hint="eastAsia"/>
          <w:color w:val="FF0000"/>
          <w:sz w:val="24"/>
        </w:rPr>
        <w:t>2</w:t>
      </w:r>
      <w:r>
        <w:rPr>
          <w:rFonts w:ascii="SimSun" w:eastAsia="SimSun" w:hAnsi="SimSun" w:cs="SimSun" w:hint="eastAsia"/>
          <w:color w:val="FF0000"/>
          <w:sz w:val="24"/>
        </w:rPr>
        <w:t>小时检测一次，重要尺寸和功能每班一次</w:t>
      </w:r>
      <w:r>
        <w:rPr>
          <w:rFonts w:ascii="SimSun" w:eastAsia="SimSun" w:hAnsi="SimSun" w:cs="SimSun" w:hint="eastAsia"/>
          <w:color w:val="FF0000"/>
          <w:sz w:val="24"/>
        </w:rPr>
        <w:t>（每台机</w:t>
      </w:r>
      <w:r>
        <w:rPr>
          <w:rFonts w:ascii="SimSun" w:eastAsia="SimSun" w:hAnsi="SimSun" w:cs="SimSun" w:hint="eastAsia"/>
          <w:color w:val="FF0000"/>
          <w:sz w:val="24"/>
        </w:rPr>
        <w:t>/</w:t>
      </w:r>
      <w:r>
        <w:rPr>
          <w:rFonts w:ascii="SimSun" w:eastAsia="SimSun" w:hAnsi="SimSun" w:cs="SimSun" w:hint="eastAsia"/>
          <w:color w:val="FF0000"/>
          <w:sz w:val="24"/>
        </w:rPr>
        <w:t>每条线）抽</w:t>
      </w:r>
      <w:r>
        <w:rPr>
          <w:rFonts w:ascii="SimSun" w:eastAsia="SimSun" w:hAnsi="SimSun" w:cs="SimSun" w:hint="eastAsia"/>
          <w:color w:val="FF0000"/>
          <w:sz w:val="24"/>
        </w:rPr>
        <w:t>13</w:t>
      </w:r>
      <w:r>
        <w:rPr>
          <w:rFonts w:ascii="SimSun" w:eastAsia="SimSun" w:hAnsi="SimSun" w:cs="SimSun" w:hint="eastAsia"/>
          <w:color w:val="FF0000"/>
          <w:sz w:val="24"/>
        </w:rPr>
        <w:t>pcs</w:t>
      </w:r>
      <w:r>
        <w:rPr>
          <w:rFonts w:ascii="SimSun" w:eastAsia="SimSun" w:hAnsi="SimSun" w:cs="SimSun" w:hint="eastAsia"/>
          <w:color w:val="FF0000"/>
          <w:sz w:val="24"/>
        </w:rPr>
        <w:t>进行检测</w:t>
      </w:r>
      <w:r>
        <w:rPr>
          <w:rFonts w:ascii="SimSun" w:eastAsia="SimSun" w:hAnsi="SimSun" w:cs="SimSun" w:hint="eastAsia"/>
          <w:color w:val="FF0000"/>
          <w:sz w:val="24"/>
        </w:rPr>
        <w:t>。</w:t>
      </w:r>
    </w:p>
    <w:p w14:paraId="7C3B9981"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冲压每班一次，每次抽</w:t>
      </w:r>
      <w:r>
        <w:rPr>
          <w:rFonts w:ascii="SimSun" w:eastAsia="SimSun" w:hAnsi="SimSun" w:cs="SimSun" w:hint="eastAsia"/>
          <w:sz w:val="24"/>
        </w:rPr>
        <w:t>8</w:t>
      </w:r>
      <w:r>
        <w:rPr>
          <w:rFonts w:ascii="SimSun" w:eastAsia="SimSun" w:hAnsi="SimSun" w:cs="SimSun" w:hint="eastAsia"/>
          <w:sz w:val="24"/>
        </w:rPr>
        <w:t>pcs</w:t>
      </w:r>
      <w:r>
        <w:rPr>
          <w:rFonts w:ascii="SimSun" w:eastAsia="SimSun" w:hAnsi="SimSun" w:cs="SimSun" w:hint="eastAsia"/>
          <w:sz w:val="24"/>
        </w:rPr>
        <w:t>进行检测。</w:t>
      </w:r>
    </w:p>
    <w:p w14:paraId="157CD65D"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抛光每班一次，每次抽</w:t>
      </w:r>
      <w:r>
        <w:rPr>
          <w:rFonts w:ascii="SimSun" w:eastAsia="SimSun" w:hAnsi="SimSun" w:cs="SimSun" w:hint="eastAsia"/>
          <w:sz w:val="24"/>
        </w:rPr>
        <w:t>20</w:t>
      </w:r>
      <w:r>
        <w:rPr>
          <w:rFonts w:ascii="SimSun" w:eastAsia="SimSun" w:hAnsi="SimSun" w:cs="SimSun" w:hint="eastAsia"/>
          <w:sz w:val="24"/>
        </w:rPr>
        <w:t>pcs</w:t>
      </w:r>
      <w:r>
        <w:rPr>
          <w:rFonts w:ascii="SimSun" w:eastAsia="SimSun" w:hAnsi="SimSun" w:cs="SimSun" w:hint="eastAsia"/>
          <w:sz w:val="24"/>
        </w:rPr>
        <w:t>进行检测。</w:t>
      </w:r>
    </w:p>
    <w:p w14:paraId="713861DC"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lastRenderedPageBreak/>
        <w:t>氧化按收框进行检查记录。</w:t>
      </w:r>
    </w:p>
    <w:p w14:paraId="1B0F17FB"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植绒每班一次，每次</w:t>
      </w:r>
      <w:r>
        <w:rPr>
          <w:rFonts w:ascii="SimSun" w:eastAsia="SimSun" w:hAnsi="SimSun" w:cs="SimSun" w:hint="eastAsia"/>
          <w:sz w:val="24"/>
        </w:rPr>
        <w:t>抽</w:t>
      </w:r>
      <w:r>
        <w:rPr>
          <w:rFonts w:ascii="SimSun" w:eastAsia="SimSun" w:hAnsi="SimSun" w:cs="SimSun" w:hint="eastAsia"/>
          <w:sz w:val="24"/>
        </w:rPr>
        <w:t>20</w:t>
      </w:r>
      <w:r>
        <w:rPr>
          <w:rFonts w:ascii="SimSun" w:eastAsia="SimSun" w:hAnsi="SimSun" w:cs="SimSun" w:hint="eastAsia"/>
          <w:sz w:val="24"/>
        </w:rPr>
        <w:t>pcs</w:t>
      </w:r>
      <w:r>
        <w:rPr>
          <w:rFonts w:ascii="SimSun" w:eastAsia="SimSun" w:hAnsi="SimSun" w:cs="SimSun" w:hint="eastAsia"/>
          <w:sz w:val="24"/>
        </w:rPr>
        <w:t>进行检测</w:t>
      </w:r>
      <w:r>
        <w:rPr>
          <w:rFonts w:ascii="SimSun" w:eastAsia="SimSun" w:hAnsi="SimSun" w:cs="SimSun" w:hint="eastAsia"/>
          <w:sz w:val="24"/>
        </w:rPr>
        <w:t>。</w:t>
      </w:r>
    </w:p>
    <w:p w14:paraId="2D17B0C2"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制程</w:t>
      </w:r>
      <w:r>
        <w:rPr>
          <w:rFonts w:ascii="SimSun" w:eastAsia="SimSun" w:hAnsi="SimSun" w:cs="SimSun" w:hint="eastAsia"/>
          <w:sz w:val="24"/>
        </w:rPr>
        <w:t>巡检</w:t>
      </w:r>
      <w:r>
        <w:rPr>
          <w:rFonts w:ascii="SimSun" w:eastAsia="SimSun" w:hAnsi="SimSun" w:cs="SimSun" w:hint="eastAsia"/>
          <w:sz w:val="24"/>
        </w:rPr>
        <w:t>外观检</w:t>
      </w:r>
      <w:r>
        <w:rPr>
          <w:rFonts w:ascii="SimSun" w:eastAsia="SimSun" w:hAnsi="SimSun" w:cs="SimSun" w:hint="eastAsia"/>
          <w:sz w:val="24"/>
        </w:rPr>
        <w:t>查与终检：</w:t>
      </w:r>
    </w:p>
    <w:p w14:paraId="00E4BB47"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color w:val="FF0000"/>
          <w:sz w:val="24"/>
        </w:rPr>
        <w:t>巡检时首先需查看作业指导书、首件单、首件样是否与实际相符，</w:t>
      </w:r>
      <w:r>
        <w:rPr>
          <w:rFonts w:ascii="SimSun" w:eastAsia="SimSun" w:hAnsi="SimSun" w:cs="SimSun" w:hint="eastAsia"/>
          <w:sz w:val="24"/>
        </w:rPr>
        <w:t>如有不同或缺失则跟进处理；</w:t>
      </w:r>
    </w:p>
    <w:p w14:paraId="61F13A21"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color w:val="FF0000"/>
          <w:sz w:val="24"/>
        </w:rPr>
        <w:t>然后再进行色水、样品比对作业，</w:t>
      </w:r>
      <w:r>
        <w:rPr>
          <w:rFonts w:ascii="SimSun" w:eastAsia="SimSun" w:hAnsi="SimSun" w:cs="SimSun" w:hint="eastAsia"/>
          <w:sz w:val="24"/>
        </w:rPr>
        <w:t>色水和产品正确后按以下方式进行检验作业：</w:t>
      </w:r>
    </w:p>
    <w:p w14:paraId="7E4FEBB0"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注塑每</w:t>
      </w:r>
      <w:r>
        <w:rPr>
          <w:rFonts w:ascii="SimSun" w:eastAsia="SimSun" w:hAnsi="SimSun" w:cs="SimSun" w:hint="eastAsia"/>
          <w:sz w:val="24"/>
        </w:rPr>
        <w:t>两</w:t>
      </w:r>
      <w:r>
        <w:rPr>
          <w:rFonts w:ascii="SimSun" w:eastAsia="SimSun" w:hAnsi="SimSun" w:cs="SimSun" w:hint="eastAsia"/>
          <w:sz w:val="24"/>
        </w:rPr>
        <w:t>小时检查一次，每次在</w:t>
      </w:r>
      <w:r>
        <w:rPr>
          <w:rFonts w:ascii="SimSun" w:eastAsia="SimSun" w:hAnsi="SimSun" w:cs="SimSun" w:hint="eastAsia"/>
          <w:sz w:val="24"/>
        </w:rPr>
        <w:t>正生产的机台上</w:t>
      </w:r>
      <w:r>
        <w:rPr>
          <w:rFonts w:ascii="SimSun" w:eastAsia="SimSun" w:hAnsi="SimSun" w:cs="SimSun" w:hint="eastAsia"/>
          <w:sz w:val="24"/>
        </w:rPr>
        <w:t>检查</w:t>
      </w:r>
      <w:r>
        <w:rPr>
          <w:rFonts w:ascii="SimSun" w:eastAsia="SimSun" w:hAnsi="SimSun" w:cs="SimSun" w:hint="eastAsia"/>
          <w:sz w:val="24"/>
        </w:rPr>
        <w:t>两</w:t>
      </w:r>
      <w:r>
        <w:rPr>
          <w:rFonts w:ascii="SimSun" w:eastAsia="SimSun" w:hAnsi="SimSun" w:cs="SimSun" w:hint="eastAsia"/>
          <w:sz w:val="24"/>
        </w:rPr>
        <w:t>模，在没满箱的箱子内抽</w:t>
      </w:r>
      <w:r>
        <w:rPr>
          <w:rFonts w:ascii="SimSun" w:eastAsia="SimSun" w:hAnsi="SimSun" w:cs="SimSun" w:hint="eastAsia"/>
          <w:sz w:val="24"/>
        </w:rPr>
        <w:t>20PCS</w:t>
      </w:r>
      <w:r>
        <w:rPr>
          <w:rFonts w:ascii="SimSun" w:eastAsia="SimSun" w:hAnsi="SimSun" w:cs="SimSun" w:hint="eastAsia"/>
          <w:sz w:val="24"/>
        </w:rPr>
        <w:t>检验作业员的品质状况</w:t>
      </w:r>
      <w:r>
        <w:rPr>
          <w:rFonts w:ascii="SimSun" w:eastAsia="SimSun" w:hAnsi="SimSun" w:cs="SimSun" w:hint="eastAsia"/>
          <w:sz w:val="24"/>
        </w:rPr>
        <w:t>。</w:t>
      </w:r>
      <w:r>
        <w:rPr>
          <w:rFonts w:ascii="SimSun" w:eastAsia="SimSun" w:hAnsi="SimSun" w:cs="SimSun" w:hint="eastAsia"/>
          <w:sz w:val="24"/>
        </w:rPr>
        <w:t>完成后对已满箱产品按抽样计划进行终检抽检，</w:t>
      </w:r>
      <w:r>
        <w:rPr>
          <w:rFonts w:ascii="SimSun" w:eastAsia="SimSun" w:hAnsi="SimSun" w:cs="SimSun" w:hint="eastAsia"/>
          <w:sz w:val="24"/>
        </w:rPr>
        <w:t>检测结果记录在</w:t>
      </w:r>
      <w:r>
        <w:rPr>
          <w:rFonts w:ascii="SimSun" w:eastAsia="SimSun" w:hAnsi="SimSun" w:cs="SimSun" w:hint="eastAsia"/>
          <w:sz w:val="24"/>
        </w:rPr>
        <w:t>“</w:t>
      </w:r>
      <w:r>
        <w:rPr>
          <w:rFonts w:ascii="SimSun" w:eastAsia="SimSun" w:hAnsi="SimSun" w:cs="SimSun" w:hint="eastAsia"/>
          <w:sz w:val="24"/>
        </w:rPr>
        <w:t>注塑车间巡检终检</w:t>
      </w:r>
      <w:r>
        <w:rPr>
          <w:rFonts w:ascii="SimSun" w:eastAsia="SimSun" w:hAnsi="SimSun" w:cs="SimSun" w:hint="eastAsia"/>
          <w:sz w:val="24"/>
        </w:rPr>
        <w:t>记录表</w:t>
      </w:r>
      <w:r>
        <w:rPr>
          <w:rFonts w:ascii="SimSun" w:eastAsia="SimSun" w:hAnsi="SimSun" w:cs="SimSun" w:hint="eastAsia"/>
          <w:sz w:val="24"/>
        </w:rPr>
        <w:t>”</w:t>
      </w:r>
      <w:r>
        <w:rPr>
          <w:rFonts w:ascii="SimSun" w:eastAsia="SimSun" w:hAnsi="SimSun" w:cs="SimSun" w:hint="eastAsia"/>
          <w:sz w:val="24"/>
        </w:rPr>
        <w:t>；</w:t>
      </w:r>
      <w:r>
        <w:rPr>
          <w:rFonts w:ascii="SimSun" w:eastAsia="SimSun" w:hAnsi="SimSun" w:cs="SimSun" w:hint="eastAsia"/>
          <w:sz w:val="24"/>
        </w:rPr>
        <w:t xml:space="preserve"> </w:t>
      </w:r>
    </w:p>
    <w:p w14:paraId="5B11B33A"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烫金</w:t>
      </w:r>
      <w:r>
        <w:rPr>
          <w:rFonts w:ascii="SimSun" w:eastAsia="SimSun" w:hAnsi="SimSun" w:cs="SimSun" w:hint="eastAsia"/>
          <w:sz w:val="24"/>
        </w:rPr>
        <w:t>、</w:t>
      </w:r>
      <w:r>
        <w:rPr>
          <w:rFonts w:ascii="SimSun" w:eastAsia="SimSun" w:hAnsi="SimSun" w:cs="SimSun" w:hint="eastAsia"/>
          <w:sz w:val="24"/>
        </w:rPr>
        <w:t>印刷</w:t>
      </w:r>
      <w:r>
        <w:rPr>
          <w:rFonts w:ascii="SimSun" w:eastAsia="SimSun" w:hAnsi="SimSun" w:cs="SimSun" w:hint="eastAsia"/>
          <w:sz w:val="24"/>
        </w:rPr>
        <w:t>每</w:t>
      </w:r>
      <w:r>
        <w:rPr>
          <w:rFonts w:ascii="SimSun" w:eastAsia="SimSun" w:hAnsi="SimSun" w:cs="SimSun" w:hint="eastAsia"/>
          <w:sz w:val="24"/>
        </w:rPr>
        <w:t>两</w:t>
      </w:r>
      <w:r>
        <w:rPr>
          <w:rFonts w:ascii="SimSun" w:eastAsia="SimSun" w:hAnsi="SimSun" w:cs="SimSun" w:hint="eastAsia"/>
          <w:sz w:val="24"/>
        </w:rPr>
        <w:t>小时检查</w:t>
      </w:r>
      <w:r>
        <w:rPr>
          <w:rFonts w:ascii="SimSun" w:eastAsia="SimSun" w:hAnsi="SimSun" w:cs="SimSun" w:hint="eastAsia"/>
          <w:b/>
          <w:bCs/>
          <w:i/>
          <w:iCs/>
          <w:sz w:val="24"/>
        </w:rPr>
        <w:t>一</w:t>
      </w:r>
      <w:r>
        <w:rPr>
          <w:rFonts w:ascii="SimSun" w:eastAsia="SimSun" w:hAnsi="SimSun" w:cs="SimSun" w:hint="eastAsia"/>
          <w:sz w:val="24"/>
        </w:rPr>
        <w:t>次，每次抽查</w:t>
      </w:r>
      <w:r>
        <w:rPr>
          <w:rFonts w:ascii="SimSun" w:eastAsia="SimSun" w:hAnsi="SimSun" w:cs="SimSun" w:hint="eastAsia"/>
          <w:sz w:val="24"/>
        </w:rPr>
        <w:t>20PCS</w:t>
      </w:r>
      <w:r>
        <w:rPr>
          <w:rFonts w:ascii="SimSun" w:eastAsia="SimSun" w:hAnsi="SimSun" w:cs="SimSun" w:hint="eastAsia"/>
          <w:sz w:val="24"/>
        </w:rPr>
        <w:t>检验</w:t>
      </w:r>
      <w:r>
        <w:rPr>
          <w:rFonts w:ascii="SimSun" w:eastAsia="SimSun" w:hAnsi="SimSun" w:cs="SimSun" w:hint="eastAsia"/>
          <w:sz w:val="24"/>
        </w:rPr>
        <w:t>产品</w:t>
      </w:r>
      <w:r>
        <w:rPr>
          <w:rFonts w:ascii="SimSun" w:eastAsia="SimSun" w:hAnsi="SimSun" w:cs="SimSun" w:hint="eastAsia"/>
          <w:sz w:val="24"/>
        </w:rPr>
        <w:t>的品质状况</w:t>
      </w:r>
      <w:r>
        <w:rPr>
          <w:rFonts w:ascii="SimSun" w:eastAsia="SimSun" w:hAnsi="SimSun" w:cs="SimSun" w:hint="eastAsia"/>
          <w:sz w:val="24"/>
        </w:rPr>
        <w:t>。</w:t>
      </w:r>
      <w:r>
        <w:rPr>
          <w:rFonts w:ascii="SimSun" w:eastAsia="SimSun" w:hAnsi="SimSun" w:cs="SimSun" w:hint="eastAsia"/>
          <w:sz w:val="24"/>
        </w:rPr>
        <w:t>完成后对已满箱产品按抽样计划进行终检抽检</w:t>
      </w:r>
      <w:r>
        <w:rPr>
          <w:rFonts w:ascii="SimSun" w:eastAsia="SimSun" w:hAnsi="SimSun" w:cs="SimSun" w:hint="eastAsia"/>
          <w:sz w:val="24"/>
        </w:rPr>
        <w:t>，</w:t>
      </w:r>
      <w:r>
        <w:rPr>
          <w:rFonts w:ascii="SimSun" w:eastAsia="SimSun" w:hAnsi="SimSun" w:cs="SimSun" w:hint="eastAsia"/>
          <w:sz w:val="24"/>
        </w:rPr>
        <w:t>检测结果记录在</w:t>
      </w:r>
      <w:r>
        <w:rPr>
          <w:rFonts w:ascii="SimSun" w:eastAsia="SimSun" w:hAnsi="SimSun" w:cs="SimSun" w:hint="eastAsia"/>
          <w:sz w:val="24"/>
        </w:rPr>
        <w:t>“</w:t>
      </w:r>
      <w:r>
        <w:rPr>
          <w:rFonts w:ascii="SimSun" w:eastAsia="SimSun" w:hAnsi="SimSun" w:cs="SimSun" w:hint="eastAsia"/>
          <w:sz w:val="24"/>
        </w:rPr>
        <w:t>烫印车间巡检终检</w:t>
      </w:r>
      <w:r>
        <w:rPr>
          <w:rFonts w:ascii="SimSun" w:eastAsia="SimSun" w:hAnsi="SimSun" w:cs="SimSun" w:hint="eastAsia"/>
          <w:sz w:val="24"/>
        </w:rPr>
        <w:t>记录表</w:t>
      </w:r>
      <w:r>
        <w:rPr>
          <w:rFonts w:ascii="SimSun" w:eastAsia="SimSun" w:hAnsi="SimSun" w:cs="SimSun" w:hint="eastAsia"/>
          <w:sz w:val="24"/>
        </w:rPr>
        <w:t>”</w:t>
      </w:r>
      <w:r>
        <w:rPr>
          <w:rFonts w:ascii="SimSun" w:eastAsia="SimSun" w:hAnsi="SimSun" w:cs="SimSun" w:hint="eastAsia"/>
          <w:sz w:val="24"/>
        </w:rPr>
        <w:t>上</w:t>
      </w:r>
      <w:r>
        <w:rPr>
          <w:rFonts w:ascii="SimSun" w:eastAsia="SimSun" w:hAnsi="SimSun" w:cs="SimSun" w:hint="eastAsia"/>
          <w:sz w:val="24"/>
        </w:rPr>
        <w:t>；</w:t>
      </w:r>
    </w:p>
    <w:p w14:paraId="51158E50"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组装每</w:t>
      </w:r>
      <w:r>
        <w:rPr>
          <w:rFonts w:ascii="SimSun" w:eastAsia="SimSun" w:hAnsi="SimSun" w:cs="SimSun" w:hint="eastAsia"/>
          <w:sz w:val="24"/>
        </w:rPr>
        <w:t>两</w:t>
      </w:r>
      <w:r>
        <w:rPr>
          <w:rFonts w:ascii="SimSun" w:eastAsia="SimSun" w:hAnsi="SimSun" w:cs="SimSun" w:hint="eastAsia"/>
          <w:sz w:val="24"/>
        </w:rPr>
        <w:t>小时检查一次，</w:t>
      </w:r>
      <w:r>
        <w:rPr>
          <w:rFonts w:ascii="SimSun" w:eastAsia="SimSun" w:hAnsi="SimSun" w:cs="SimSun" w:hint="eastAsia"/>
          <w:sz w:val="24"/>
        </w:rPr>
        <w:t>每次线抽查</w:t>
      </w:r>
      <w:r>
        <w:rPr>
          <w:rFonts w:ascii="SimSun" w:eastAsia="SimSun" w:hAnsi="SimSun" w:cs="SimSun" w:hint="eastAsia"/>
          <w:sz w:val="24"/>
        </w:rPr>
        <w:t>20PCS</w:t>
      </w:r>
      <w:r>
        <w:rPr>
          <w:rFonts w:ascii="SimSun" w:eastAsia="SimSun" w:hAnsi="SimSun" w:cs="SimSun" w:hint="eastAsia"/>
          <w:sz w:val="24"/>
        </w:rPr>
        <w:t>检验</w:t>
      </w:r>
      <w:r>
        <w:rPr>
          <w:rFonts w:ascii="SimSun" w:eastAsia="SimSun" w:hAnsi="SimSun" w:cs="SimSun" w:hint="eastAsia"/>
          <w:sz w:val="24"/>
        </w:rPr>
        <w:t>产品</w:t>
      </w:r>
      <w:r>
        <w:rPr>
          <w:rFonts w:ascii="SimSun" w:eastAsia="SimSun" w:hAnsi="SimSun" w:cs="SimSun" w:hint="eastAsia"/>
          <w:sz w:val="24"/>
        </w:rPr>
        <w:t>的品质状况</w:t>
      </w:r>
      <w:r>
        <w:rPr>
          <w:rFonts w:ascii="SimSun" w:eastAsia="SimSun" w:hAnsi="SimSun" w:cs="SimSun" w:hint="eastAsia"/>
          <w:sz w:val="24"/>
        </w:rPr>
        <w:t>。</w:t>
      </w:r>
      <w:r>
        <w:rPr>
          <w:rFonts w:ascii="SimSun" w:eastAsia="SimSun" w:hAnsi="SimSun" w:cs="SimSun" w:hint="eastAsia"/>
          <w:sz w:val="24"/>
        </w:rPr>
        <w:t>完成后对已满箱产品按抽样计划进行终检抽检</w:t>
      </w:r>
      <w:r>
        <w:rPr>
          <w:rFonts w:ascii="SimSun" w:eastAsia="SimSun" w:hAnsi="SimSun" w:cs="SimSun" w:hint="eastAsia"/>
          <w:sz w:val="24"/>
        </w:rPr>
        <w:t>，</w:t>
      </w:r>
      <w:r>
        <w:rPr>
          <w:rFonts w:ascii="SimSun" w:eastAsia="SimSun" w:hAnsi="SimSun" w:cs="SimSun" w:hint="eastAsia"/>
          <w:sz w:val="24"/>
        </w:rPr>
        <w:t>检测结果记录在</w:t>
      </w:r>
      <w:r>
        <w:rPr>
          <w:rFonts w:ascii="SimSun" w:eastAsia="SimSun" w:hAnsi="SimSun" w:cs="SimSun" w:hint="eastAsia"/>
          <w:sz w:val="24"/>
        </w:rPr>
        <w:t>“</w:t>
      </w:r>
      <w:r>
        <w:rPr>
          <w:rFonts w:ascii="SimSun" w:eastAsia="SimSun" w:hAnsi="SimSun" w:cs="SimSun" w:hint="eastAsia"/>
          <w:sz w:val="24"/>
        </w:rPr>
        <w:t>组装车间巡检</w:t>
      </w:r>
      <w:r>
        <w:rPr>
          <w:rFonts w:ascii="SimSun" w:eastAsia="SimSun" w:hAnsi="SimSun" w:cs="SimSun" w:hint="eastAsia"/>
          <w:sz w:val="24"/>
        </w:rPr>
        <w:t>记录表</w:t>
      </w:r>
      <w:r>
        <w:rPr>
          <w:rFonts w:ascii="SimSun" w:eastAsia="SimSun" w:hAnsi="SimSun" w:cs="SimSun" w:hint="eastAsia"/>
          <w:sz w:val="24"/>
        </w:rPr>
        <w:t>”</w:t>
      </w:r>
      <w:r>
        <w:rPr>
          <w:rFonts w:ascii="SimSun" w:eastAsia="SimSun" w:hAnsi="SimSun" w:cs="SimSun" w:hint="eastAsia"/>
          <w:sz w:val="24"/>
        </w:rPr>
        <w:t>和“</w:t>
      </w:r>
      <w:r>
        <w:rPr>
          <w:rFonts w:ascii="SimSun" w:eastAsia="SimSun" w:hAnsi="SimSun" w:cs="SimSun" w:hint="eastAsia"/>
          <w:color w:val="FF0000"/>
          <w:sz w:val="24"/>
        </w:rPr>
        <w:t>FQC</w:t>
      </w:r>
      <w:r>
        <w:rPr>
          <w:rFonts w:ascii="SimSun" w:eastAsia="SimSun" w:hAnsi="SimSun" w:cs="SimSun" w:hint="eastAsia"/>
          <w:color w:val="FF0000"/>
          <w:sz w:val="24"/>
        </w:rPr>
        <w:t>终检记录表”</w:t>
      </w:r>
      <w:r>
        <w:rPr>
          <w:rFonts w:ascii="SimSun" w:eastAsia="SimSun" w:hAnsi="SimSun" w:cs="SimSun" w:hint="eastAsia"/>
          <w:sz w:val="24"/>
        </w:rPr>
        <w:t>上</w:t>
      </w:r>
      <w:r>
        <w:rPr>
          <w:rFonts w:ascii="SimSun" w:eastAsia="SimSun" w:hAnsi="SimSun" w:cs="SimSun" w:hint="eastAsia"/>
          <w:sz w:val="24"/>
        </w:rPr>
        <w:t>；</w:t>
      </w:r>
    </w:p>
    <w:p w14:paraId="43016F86"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喷涂</w:t>
      </w:r>
      <w:r>
        <w:rPr>
          <w:rFonts w:ascii="SimSun" w:eastAsia="SimSun" w:hAnsi="SimSun" w:cs="SimSun" w:hint="eastAsia"/>
          <w:sz w:val="24"/>
        </w:rPr>
        <w:t>每</w:t>
      </w:r>
      <w:r>
        <w:rPr>
          <w:rFonts w:ascii="SimSun" w:eastAsia="SimSun" w:hAnsi="SimSun" w:cs="SimSun" w:hint="eastAsia"/>
          <w:sz w:val="24"/>
        </w:rPr>
        <w:t>两</w:t>
      </w:r>
      <w:r>
        <w:rPr>
          <w:rFonts w:ascii="SimSun" w:eastAsia="SimSun" w:hAnsi="SimSun" w:cs="SimSun" w:hint="eastAsia"/>
          <w:sz w:val="24"/>
        </w:rPr>
        <w:t>小时检查一次，</w:t>
      </w:r>
      <w:r>
        <w:rPr>
          <w:rFonts w:ascii="SimSun" w:eastAsia="SimSun" w:hAnsi="SimSun" w:cs="SimSun" w:hint="eastAsia"/>
          <w:sz w:val="24"/>
        </w:rPr>
        <w:t>每次</w:t>
      </w:r>
      <w:r>
        <w:rPr>
          <w:rFonts w:ascii="SimSun" w:eastAsia="SimSun" w:hAnsi="SimSun" w:cs="SimSun" w:hint="eastAsia"/>
          <w:sz w:val="24"/>
        </w:rPr>
        <w:t>在</w:t>
      </w:r>
      <w:r>
        <w:rPr>
          <w:rFonts w:ascii="SimSun" w:eastAsia="SimSun" w:hAnsi="SimSun" w:cs="SimSun" w:hint="eastAsia"/>
          <w:sz w:val="24"/>
        </w:rPr>
        <w:t>线抽查</w:t>
      </w:r>
      <w:r>
        <w:rPr>
          <w:rFonts w:ascii="SimSun" w:eastAsia="SimSun" w:hAnsi="SimSun" w:cs="SimSun" w:hint="eastAsia"/>
          <w:color w:val="FF0000"/>
          <w:sz w:val="24"/>
        </w:rPr>
        <w:t>20</w:t>
      </w:r>
      <w:r>
        <w:rPr>
          <w:rFonts w:ascii="SimSun" w:eastAsia="SimSun" w:hAnsi="SimSun" w:cs="SimSun" w:hint="eastAsia"/>
          <w:color w:val="FF0000"/>
          <w:sz w:val="24"/>
        </w:rPr>
        <w:t>PCS</w:t>
      </w:r>
      <w:r>
        <w:rPr>
          <w:rFonts w:ascii="SimSun" w:eastAsia="SimSun" w:hAnsi="SimSun" w:cs="SimSun" w:hint="eastAsia"/>
          <w:sz w:val="24"/>
        </w:rPr>
        <w:t>检验</w:t>
      </w:r>
      <w:r>
        <w:rPr>
          <w:rFonts w:ascii="SimSun" w:eastAsia="SimSun" w:hAnsi="SimSun" w:cs="SimSun" w:hint="eastAsia"/>
          <w:sz w:val="24"/>
        </w:rPr>
        <w:t>产品</w:t>
      </w:r>
      <w:r>
        <w:rPr>
          <w:rFonts w:ascii="SimSun" w:eastAsia="SimSun" w:hAnsi="SimSun" w:cs="SimSun" w:hint="eastAsia"/>
          <w:sz w:val="24"/>
        </w:rPr>
        <w:t>的品质状况</w:t>
      </w:r>
      <w:r>
        <w:rPr>
          <w:rFonts w:ascii="SimSun" w:eastAsia="SimSun" w:hAnsi="SimSun" w:cs="SimSun" w:hint="eastAsia"/>
          <w:sz w:val="24"/>
        </w:rPr>
        <w:t>。</w:t>
      </w:r>
      <w:r>
        <w:rPr>
          <w:rFonts w:ascii="SimSun" w:eastAsia="SimSun" w:hAnsi="SimSun" w:cs="SimSun" w:hint="eastAsia"/>
          <w:sz w:val="24"/>
        </w:rPr>
        <w:t>完成后对已满箱产品按抽样计划进行终检抽检</w:t>
      </w:r>
      <w:r>
        <w:rPr>
          <w:rFonts w:ascii="SimSun" w:eastAsia="SimSun" w:hAnsi="SimSun" w:cs="SimSun" w:hint="eastAsia"/>
          <w:sz w:val="24"/>
        </w:rPr>
        <w:t>，</w:t>
      </w:r>
      <w:r>
        <w:rPr>
          <w:rFonts w:ascii="SimSun" w:eastAsia="SimSun" w:hAnsi="SimSun" w:cs="SimSun" w:hint="eastAsia"/>
          <w:sz w:val="24"/>
        </w:rPr>
        <w:t>检测结果记录在</w:t>
      </w:r>
      <w:r>
        <w:rPr>
          <w:rFonts w:ascii="SimSun" w:eastAsia="SimSun" w:hAnsi="SimSun" w:cs="SimSun" w:hint="eastAsia"/>
          <w:sz w:val="24"/>
        </w:rPr>
        <w:t>“</w:t>
      </w:r>
      <w:r>
        <w:rPr>
          <w:rFonts w:ascii="SimSun" w:eastAsia="SimSun" w:hAnsi="SimSun" w:cs="SimSun" w:hint="eastAsia"/>
          <w:sz w:val="24"/>
        </w:rPr>
        <w:t>喷涂车间巡检</w:t>
      </w:r>
      <w:r>
        <w:rPr>
          <w:rFonts w:ascii="SimSun" w:eastAsia="SimSun" w:hAnsi="SimSun" w:cs="SimSun" w:hint="eastAsia"/>
          <w:sz w:val="24"/>
        </w:rPr>
        <w:t>记录表</w:t>
      </w:r>
      <w:r>
        <w:rPr>
          <w:rFonts w:ascii="SimSun" w:eastAsia="SimSun" w:hAnsi="SimSun" w:cs="SimSun" w:hint="eastAsia"/>
          <w:sz w:val="24"/>
        </w:rPr>
        <w:t>”</w:t>
      </w:r>
      <w:r>
        <w:rPr>
          <w:rFonts w:ascii="SimSun" w:eastAsia="SimSun" w:hAnsi="SimSun" w:cs="SimSun" w:hint="eastAsia"/>
          <w:sz w:val="24"/>
        </w:rPr>
        <w:t>上</w:t>
      </w:r>
    </w:p>
    <w:p w14:paraId="29204711"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冲压</w:t>
      </w:r>
      <w:r>
        <w:rPr>
          <w:rFonts w:ascii="SimSun" w:eastAsia="SimSun" w:hAnsi="SimSun" w:cs="SimSun" w:hint="eastAsia"/>
          <w:sz w:val="24"/>
        </w:rPr>
        <w:t>每</w:t>
      </w:r>
      <w:r>
        <w:rPr>
          <w:rFonts w:ascii="SimSun" w:eastAsia="SimSun" w:hAnsi="SimSun" w:cs="SimSun" w:hint="eastAsia"/>
          <w:sz w:val="24"/>
        </w:rPr>
        <w:t>两</w:t>
      </w:r>
      <w:r>
        <w:rPr>
          <w:rFonts w:ascii="SimSun" w:eastAsia="SimSun" w:hAnsi="SimSun" w:cs="SimSun" w:hint="eastAsia"/>
          <w:sz w:val="24"/>
        </w:rPr>
        <w:t>小时检查一次，</w:t>
      </w:r>
      <w:r>
        <w:rPr>
          <w:rFonts w:ascii="SimSun" w:eastAsia="SimSun" w:hAnsi="SimSun" w:cs="SimSun" w:hint="eastAsia"/>
          <w:sz w:val="24"/>
        </w:rPr>
        <w:t>每次抽查</w:t>
      </w:r>
      <w:r>
        <w:rPr>
          <w:rFonts w:ascii="SimSun" w:eastAsia="SimSun" w:hAnsi="SimSun" w:cs="SimSun" w:hint="eastAsia"/>
          <w:sz w:val="24"/>
        </w:rPr>
        <w:t>20PCS</w:t>
      </w:r>
      <w:r>
        <w:rPr>
          <w:rFonts w:ascii="SimSun" w:eastAsia="SimSun" w:hAnsi="SimSun" w:cs="SimSun" w:hint="eastAsia"/>
          <w:sz w:val="24"/>
        </w:rPr>
        <w:t>检验</w:t>
      </w:r>
      <w:r>
        <w:rPr>
          <w:rFonts w:ascii="SimSun" w:eastAsia="SimSun" w:hAnsi="SimSun" w:cs="SimSun" w:hint="eastAsia"/>
          <w:sz w:val="24"/>
        </w:rPr>
        <w:t>产品</w:t>
      </w:r>
      <w:r>
        <w:rPr>
          <w:rFonts w:ascii="SimSun" w:eastAsia="SimSun" w:hAnsi="SimSun" w:cs="SimSun" w:hint="eastAsia"/>
          <w:sz w:val="24"/>
        </w:rPr>
        <w:t>的品质状况</w:t>
      </w:r>
      <w:r>
        <w:rPr>
          <w:rFonts w:ascii="SimSun" w:eastAsia="SimSun" w:hAnsi="SimSun" w:cs="SimSun" w:hint="eastAsia"/>
          <w:sz w:val="24"/>
        </w:rPr>
        <w:t>。</w:t>
      </w:r>
    </w:p>
    <w:p w14:paraId="5653136B" w14:textId="77777777" w:rsidR="00041680" w:rsidRDefault="00CB7BF4">
      <w:pPr>
        <w:numPr>
          <w:ilvl w:val="5"/>
          <w:numId w:val="1"/>
        </w:numPr>
        <w:spacing w:line="400" w:lineRule="exact"/>
        <w:rPr>
          <w:rFonts w:ascii="SimSun" w:eastAsia="SimSun" w:hAnsi="SimSun" w:cs="SimSun"/>
          <w:sz w:val="24"/>
        </w:rPr>
      </w:pPr>
      <w:r>
        <w:rPr>
          <w:rFonts w:ascii="SimSun" w:eastAsia="SimSun" w:hAnsi="SimSun" w:cs="SimSun" w:hint="eastAsia"/>
          <w:sz w:val="24"/>
        </w:rPr>
        <w:t>冲压连续模区域巡检时用</w:t>
      </w:r>
      <w:r>
        <w:rPr>
          <w:rFonts w:ascii="SimSun" w:eastAsia="SimSun" w:hAnsi="SimSun" w:cs="SimSun" w:hint="eastAsia"/>
          <w:sz w:val="24"/>
        </w:rPr>
        <w:t>“</w:t>
      </w:r>
      <w:r>
        <w:rPr>
          <w:rFonts w:ascii="SimSun" w:eastAsia="SimSun" w:hAnsi="SimSun" w:cs="SimSun" w:hint="eastAsia"/>
          <w:sz w:val="24"/>
        </w:rPr>
        <w:t>冲压巡检</w:t>
      </w:r>
      <w:r>
        <w:rPr>
          <w:rFonts w:ascii="SimSun" w:eastAsia="SimSun" w:hAnsi="SimSun" w:cs="SimSun" w:hint="eastAsia"/>
          <w:sz w:val="24"/>
        </w:rPr>
        <w:t>记录表</w:t>
      </w:r>
      <w:r>
        <w:rPr>
          <w:rFonts w:ascii="SimSun" w:eastAsia="SimSun" w:hAnsi="SimSun" w:cs="SimSun" w:hint="eastAsia"/>
          <w:sz w:val="24"/>
        </w:rPr>
        <w:t>”，</w:t>
      </w:r>
      <w:r>
        <w:rPr>
          <w:rFonts w:ascii="SimSun" w:eastAsia="SimSun" w:hAnsi="SimSun" w:cs="SimSun" w:hint="eastAsia"/>
          <w:sz w:val="24"/>
        </w:rPr>
        <w:t>转出检同时记录在此表内</w:t>
      </w:r>
      <w:r>
        <w:rPr>
          <w:rFonts w:ascii="SimSun" w:eastAsia="SimSun" w:hAnsi="SimSun" w:cs="SimSun" w:hint="eastAsia"/>
          <w:sz w:val="24"/>
        </w:rPr>
        <w:t>。</w:t>
      </w:r>
    </w:p>
    <w:p w14:paraId="4C1CCB35" w14:textId="77777777" w:rsidR="00041680" w:rsidRDefault="00CB7BF4">
      <w:pPr>
        <w:numPr>
          <w:ilvl w:val="5"/>
          <w:numId w:val="1"/>
        </w:numPr>
        <w:spacing w:line="400" w:lineRule="exact"/>
        <w:rPr>
          <w:rFonts w:ascii="SimSun" w:eastAsia="SimSun" w:hAnsi="SimSun" w:cs="SimSun"/>
          <w:sz w:val="24"/>
        </w:rPr>
      </w:pPr>
      <w:r>
        <w:rPr>
          <w:rFonts w:ascii="SimSun" w:eastAsia="SimSun" w:hAnsi="SimSun" w:cs="SimSun" w:hint="eastAsia"/>
          <w:sz w:val="24"/>
        </w:rPr>
        <w:t>冲压单工位区域巡检时用</w:t>
      </w:r>
      <w:r>
        <w:rPr>
          <w:rFonts w:ascii="SimSun" w:eastAsia="SimSun" w:hAnsi="SimSun" w:cs="SimSun" w:hint="eastAsia"/>
          <w:sz w:val="24"/>
        </w:rPr>
        <w:t>“</w:t>
      </w:r>
      <w:r>
        <w:rPr>
          <w:rFonts w:ascii="SimSun" w:eastAsia="SimSun" w:hAnsi="SimSun" w:cs="SimSun" w:hint="eastAsia"/>
          <w:sz w:val="24"/>
        </w:rPr>
        <w:t>冲压巡检</w:t>
      </w:r>
      <w:r>
        <w:rPr>
          <w:rFonts w:ascii="SimSun" w:eastAsia="SimSun" w:hAnsi="SimSun" w:cs="SimSun" w:hint="eastAsia"/>
          <w:sz w:val="24"/>
        </w:rPr>
        <w:t>记录表</w:t>
      </w:r>
      <w:r>
        <w:rPr>
          <w:rFonts w:ascii="SimSun" w:eastAsia="SimSun" w:hAnsi="SimSun" w:cs="SimSun" w:hint="eastAsia"/>
          <w:sz w:val="24"/>
        </w:rPr>
        <w:t>”，</w:t>
      </w:r>
      <w:r>
        <w:rPr>
          <w:rFonts w:ascii="SimSun" w:eastAsia="SimSun" w:hAnsi="SimSun" w:cs="SimSun" w:hint="eastAsia"/>
          <w:sz w:val="24"/>
        </w:rPr>
        <w:t>转出检记录</w:t>
      </w:r>
      <w:r>
        <w:rPr>
          <w:rFonts w:ascii="SimSun" w:eastAsia="SimSun" w:hAnsi="SimSun" w:cs="SimSun" w:hint="eastAsia"/>
          <w:sz w:val="24"/>
        </w:rPr>
        <w:t>“</w:t>
      </w:r>
      <w:r>
        <w:rPr>
          <w:rFonts w:ascii="SimSun" w:eastAsia="SimSun" w:hAnsi="SimSun" w:cs="SimSun" w:hint="eastAsia"/>
          <w:sz w:val="24"/>
        </w:rPr>
        <w:t>转出检验</w:t>
      </w:r>
      <w:r>
        <w:rPr>
          <w:rFonts w:ascii="SimSun" w:eastAsia="SimSun" w:hAnsi="SimSun" w:cs="SimSun" w:hint="eastAsia"/>
          <w:sz w:val="24"/>
        </w:rPr>
        <w:t>记录表</w:t>
      </w:r>
      <w:r>
        <w:rPr>
          <w:rFonts w:ascii="SimSun" w:eastAsia="SimSun" w:hAnsi="SimSun" w:cs="SimSun" w:hint="eastAsia"/>
          <w:sz w:val="24"/>
        </w:rPr>
        <w:t>”</w:t>
      </w:r>
      <w:r>
        <w:rPr>
          <w:rFonts w:ascii="SimSun" w:eastAsia="SimSun" w:hAnsi="SimSun" w:cs="SimSun" w:hint="eastAsia"/>
          <w:sz w:val="24"/>
        </w:rPr>
        <w:t>中</w:t>
      </w:r>
      <w:r>
        <w:rPr>
          <w:rFonts w:ascii="SimSun" w:eastAsia="SimSun" w:hAnsi="SimSun" w:cs="SimSun" w:hint="eastAsia"/>
          <w:sz w:val="24"/>
        </w:rPr>
        <w:t>。</w:t>
      </w:r>
    </w:p>
    <w:p w14:paraId="07AC9A35"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抛光</w:t>
      </w:r>
      <w:r>
        <w:rPr>
          <w:rFonts w:ascii="SimSun" w:eastAsia="SimSun" w:hAnsi="SimSun" w:cs="SimSun" w:hint="eastAsia"/>
          <w:sz w:val="24"/>
        </w:rPr>
        <w:t>每</w:t>
      </w:r>
      <w:r>
        <w:rPr>
          <w:rFonts w:ascii="SimSun" w:eastAsia="SimSun" w:hAnsi="SimSun" w:cs="SimSun" w:hint="eastAsia"/>
          <w:sz w:val="24"/>
        </w:rPr>
        <w:t>两</w:t>
      </w:r>
      <w:r>
        <w:rPr>
          <w:rFonts w:ascii="SimSun" w:eastAsia="SimSun" w:hAnsi="SimSun" w:cs="SimSun" w:hint="eastAsia"/>
          <w:sz w:val="24"/>
        </w:rPr>
        <w:t>小时检查一次，</w:t>
      </w:r>
      <w:r>
        <w:rPr>
          <w:rFonts w:ascii="SimSun" w:eastAsia="SimSun" w:hAnsi="SimSun" w:cs="SimSun" w:hint="eastAsia"/>
          <w:sz w:val="24"/>
        </w:rPr>
        <w:t>每次抽查</w:t>
      </w:r>
      <w:r>
        <w:rPr>
          <w:rFonts w:ascii="SimSun" w:eastAsia="SimSun" w:hAnsi="SimSun" w:cs="SimSun" w:hint="eastAsia"/>
          <w:sz w:val="24"/>
        </w:rPr>
        <w:t>20PCS</w:t>
      </w:r>
      <w:r>
        <w:rPr>
          <w:rFonts w:ascii="SimSun" w:eastAsia="SimSun" w:hAnsi="SimSun" w:cs="SimSun" w:hint="eastAsia"/>
          <w:sz w:val="24"/>
        </w:rPr>
        <w:t>检验</w:t>
      </w:r>
      <w:r>
        <w:rPr>
          <w:rFonts w:ascii="SimSun" w:eastAsia="SimSun" w:hAnsi="SimSun" w:cs="SimSun" w:hint="eastAsia"/>
          <w:sz w:val="24"/>
        </w:rPr>
        <w:t>产品</w:t>
      </w:r>
      <w:r>
        <w:rPr>
          <w:rFonts w:ascii="SimSun" w:eastAsia="SimSun" w:hAnsi="SimSun" w:cs="SimSun" w:hint="eastAsia"/>
          <w:sz w:val="24"/>
        </w:rPr>
        <w:t>的品质状况</w:t>
      </w:r>
      <w:r>
        <w:rPr>
          <w:rFonts w:ascii="SimSun" w:eastAsia="SimSun" w:hAnsi="SimSun" w:cs="SimSun" w:hint="eastAsia"/>
          <w:sz w:val="24"/>
        </w:rPr>
        <w:t>。</w:t>
      </w:r>
      <w:r>
        <w:rPr>
          <w:rFonts w:ascii="SimSun" w:eastAsia="SimSun" w:hAnsi="SimSun" w:cs="SimSun" w:hint="eastAsia"/>
          <w:sz w:val="24"/>
        </w:rPr>
        <w:t>完成后对已满箱产品按抽样计划进行终检抽检</w:t>
      </w:r>
      <w:r>
        <w:rPr>
          <w:rFonts w:ascii="SimSun" w:eastAsia="SimSun" w:hAnsi="SimSun" w:cs="SimSun" w:hint="eastAsia"/>
          <w:sz w:val="24"/>
        </w:rPr>
        <w:t>，</w:t>
      </w:r>
      <w:r>
        <w:rPr>
          <w:rFonts w:ascii="SimSun" w:eastAsia="SimSun" w:hAnsi="SimSun" w:cs="SimSun" w:hint="eastAsia"/>
          <w:sz w:val="24"/>
        </w:rPr>
        <w:t>检测结果记录在</w:t>
      </w:r>
      <w:r>
        <w:rPr>
          <w:rFonts w:ascii="SimSun" w:eastAsia="SimSun" w:hAnsi="SimSun" w:cs="SimSun" w:hint="eastAsia"/>
          <w:sz w:val="24"/>
        </w:rPr>
        <w:t>“</w:t>
      </w:r>
      <w:r>
        <w:rPr>
          <w:rFonts w:ascii="SimSun" w:eastAsia="SimSun" w:hAnsi="SimSun" w:cs="SimSun" w:hint="eastAsia"/>
          <w:sz w:val="24"/>
        </w:rPr>
        <w:t>抛光检验</w:t>
      </w:r>
      <w:r>
        <w:rPr>
          <w:rFonts w:ascii="SimSun" w:eastAsia="SimSun" w:hAnsi="SimSun" w:cs="SimSun" w:hint="eastAsia"/>
          <w:sz w:val="24"/>
        </w:rPr>
        <w:t>记录表</w:t>
      </w:r>
      <w:r>
        <w:rPr>
          <w:rFonts w:ascii="SimSun" w:eastAsia="SimSun" w:hAnsi="SimSun" w:cs="SimSun" w:hint="eastAsia"/>
          <w:sz w:val="24"/>
        </w:rPr>
        <w:t>”。</w:t>
      </w:r>
    </w:p>
    <w:p w14:paraId="03A49097"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氧化按框收货</w:t>
      </w:r>
      <w:r>
        <w:rPr>
          <w:rFonts w:ascii="SimSun" w:eastAsia="SimSun" w:hAnsi="SimSun" w:cs="SimSun" w:hint="eastAsia"/>
          <w:sz w:val="24"/>
        </w:rPr>
        <w:t>，</w:t>
      </w:r>
      <w:r>
        <w:rPr>
          <w:rFonts w:ascii="SimSun" w:eastAsia="SimSun" w:hAnsi="SimSun" w:cs="SimSun" w:hint="eastAsia"/>
          <w:sz w:val="24"/>
        </w:rPr>
        <w:t>检测结果记录在</w:t>
      </w:r>
      <w:r>
        <w:rPr>
          <w:rFonts w:ascii="SimSun" w:eastAsia="SimSun" w:hAnsi="SimSun" w:cs="SimSun" w:hint="eastAsia"/>
          <w:sz w:val="24"/>
        </w:rPr>
        <w:t>“</w:t>
      </w:r>
      <w:r>
        <w:rPr>
          <w:rFonts w:ascii="SimSun" w:eastAsia="SimSun" w:hAnsi="SimSun" w:cs="SimSun" w:hint="eastAsia"/>
          <w:sz w:val="24"/>
        </w:rPr>
        <w:t>氧化检验报</w:t>
      </w:r>
      <w:r>
        <w:rPr>
          <w:rFonts w:ascii="SimSun" w:eastAsia="SimSun" w:hAnsi="SimSun" w:cs="SimSun" w:hint="eastAsia"/>
          <w:sz w:val="24"/>
        </w:rPr>
        <w:t>表</w:t>
      </w:r>
      <w:r>
        <w:rPr>
          <w:rFonts w:ascii="SimSun" w:eastAsia="SimSun" w:hAnsi="SimSun" w:cs="SimSun" w:hint="eastAsia"/>
          <w:sz w:val="24"/>
        </w:rPr>
        <w:t>”</w:t>
      </w:r>
    </w:p>
    <w:p w14:paraId="5B4BA035"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植绒</w:t>
      </w:r>
      <w:r>
        <w:rPr>
          <w:rFonts w:ascii="SimSun" w:eastAsia="SimSun" w:hAnsi="SimSun" w:cs="SimSun" w:hint="eastAsia"/>
          <w:sz w:val="24"/>
        </w:rPr>
        <w:t>每</w:t>
      </w:r>
      <w:r>
        <w:rPr>
          <w:rFonts w:ascii="SimSun" w:eastAsia="SimSun" w:hAnsi="SimSun" w:cs="SimSun" w:hint="eastAsia"/>
          <w:sz w:val="24"/>
        </w:rPr>
        <w:t>两</w:t>
      </w:r>
      <w:r>
        <w:rPr>
          <w:rFonts w:ascii="SimSun" w:eastAsia="SimSun" w:hAnsi="SimSun" w:cs="SimSun" w:hint="eastAsia"/>
          <w:sz w:val="24"/>
        </w:rPr>
        <w:t>小时检查一次</w:t>
      </w:r>
      <w:r>
        <w:rPr>
          <w:rFonts w:ascii="SimSun" w:eastAsia="SimSun" w:hAnsi="SimSun" w:cs="SimSun" w:hint="eastAsia"/>
          <w:sz w:val="24"/>
        </w:rPr>
        <w:t>，</w:t>
      </w:r>
      <w:r>
        <w:rPr>
          <w:rFonts w:ascii="SimSun" w:eastAsia="SimSun" w:hAnsi="SimSun" w:cs="SimSun" w:hint="eastAsia"/>
          <w:sz w:val="24"/>
        </w:rPr>
        <w:t>每</w:t>
      </w:r>
      <w:r>
        <w:rPr>
          <w:rFonts w:ascii="SimSun" w:eastAsia="SimSun" w:hAnsi="SimSun" w:cs="SimSun" w:hint="eastAsia"/>
          <w:sz w:val="24"/>
        </w:rPr>
        <w:t>次抽查</w:t>
      </w:r>
      <w:r>
        <w:rPr>
          <w:rFonts w:ascii="SimSun" w:eastAsia="SimSun" w:hAnsi="SimSun" w:cs="SimSun" w:hint="eastAsia"/>
          <w:sz w:val="24"/>
        </w:rPr>
        <w:t>20PCS</w:t>
      </w:r>
      <w:r>
        <w:rPr>
          <w:rFonts w:ascii="SimSun" w:eastAsia="SimSun" w:hAnsi="SimSun" w:cs="SimSun" w:hint="eastAsia"/>
          <w:sz w:val="24"/>
        </w:rPr>
        <w:t>检验</w:t>
      </w:r>
      <w:r>
        <w:rPr>
          <w:rFonts w:ascii="SimSun" w:eastAsia="SimSun" w:hAnsi="SimSun" w:cs="SimSun" w:hint="eastAsia"/>
          <w:sz w:val="24"/>
        </w:rPr>
        <w:t>产品</w:t>
      </w:r>
      <w:r>
        <w:rPr>
          <w:rFonts w:ascii="SimSun" w:eastAsia="SimSun" w:hAnsi="SimSun" w:cs="SimSun" w:hint="eastAsia"/>
          <w:sz w:val="24"/>
        </w:rPr>
        <w:t>的品质状况</w:t>
      </w:r>
      <w:r>
        <w:rPr>
          <w:rFonts w:ascii="SimSun" w:eastAsia="SimSun" w:hAnsi="SimSun" w:cs="SimSun" w:hint="eastAsia"/>
          <w:sz w:val="24"/>
        </w:rPr>
        <w:t>。</w:t>
      </w:r>
      <w:r>
        <w:rPr>
          <w:rFonts w:ascii="SimSun" w:eastAsia="SimSun" w:hAnsi="SimSun" w:cs="SimSun" w:hint="eastAsia"/>
          <w:sz w:val="24"/>
        </w:rPr>
        <w:t>检测结果记录在</w:t>
      </w:r>
      <w:r>
        <w:rPr>
          <w:rFonts w:ascii="SimSun" w:eastAsia="SimSun" w:hAnsi="SimSun" w:cs="SimSun" w:hint="eastAsia"/>
          <w:sz w:val="24"/>
        </w:rPr>
        <w:t>“</w:t>
      </w:r>
      <w:r>
        <w:rPr>
          <w:rFonts w:ascii="SimSun" w:eastAsia="SimSun" w:hAnsi="SimSun" w:cs="SimSun" w:hint="eastAsia"/>
          <w:sz w:val="24"/>
        </w:rPr>
        <w:t>植绒检验记录表</w:t>
      </w:r>
      <w:r>
        <w:rPr>
          <w:rFonts w:ascii="SimSun" w:eastAsia="SimSun" w:hAnsi="SimSun" w:cs="SimSun" w:hint="eastAsia"/>
          <w:sz w:val="24"/>
        </w:rPr>
        <w:t>”。</w:t>
      </w:r>
    </w:p>
    <w:p w14:paraId="7F4E09A9" w14:textId="77777777" w:rsidR="00041680" w:rsidRDefault="00CB7BF4">
      <w:pPr>
        <w:numPr>
          <w:ilvl w:val="4"/>
          <w:numId w:val="1"/>
        </w:numPr>
        <w:spacing w:line="400" w:lineRule="exact"/>
        <w:rPr>
          <w:rFonts w:ascii="SimSun" w:eastAsia="SimSun" w:hAnsi="SimSun" w:cs="SimSun"/>
          <w:sz w:val="24"/>
        </w:rPr>
      </w:pPr>
      <w:r>
        <w:rPr>
          <w:rFonts w:ascii="SimSun" w:eastAsia="SimSun" w:hAnsi="SimSun" w:cs="SimSun" w:hint="eastAsia"/>
          <w:sz w:val="24"/>
        </w:rPr>
        <w:t>全检车间使用“出货检验报告”进行填写。</w:t>
      </w:r>
    </w:p>
    <w:p w14:paraId="6FD594A0"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color w:val="FF0000"/>
          <w:sz w:val="24"/>
        </w:rPr>
        <w:t>制程检验如发现异常应及时知会当班技术员或班长进行处理</w:t>
      </w:r>
      <w:r>
        <w:rPr>
          <w:rFonts w:ascii="SimSun" w:eastAsia="SimSun" w:hAnsi="SimSun" w:cs="SimSun" w:hint="eastAsia"/>
          <w:color w:val="FF0000"/>
          <w:sz w:val="24"/>
        </w:rPr>
        <w:t>，</w:t>
      </w:r>
      <w:r>
        <w:rPr>
          <w:rFonts w:ascii="SimSun" w:eastAsia="SimSun" w:hAnsi="SimSun" w:cs="SimSun" w:hint="eastAsia"/>
          <w:color w:val="FF0000"/>
          <w:sz w:val="24"/>
        </w:rPr>
        <w:t>如产生的质量异常已造成批量不合格</w:t>
      </w:r>
      <w:r>
        <w:rPr>
          <w:rFonts w:ascii="SimSun" w:eastAsia="SimSun" w:hAnsi="SimSun" w:cs="SimSun" w:hint="eastAsia"/>
          <w:color w:val="FF0000"/>
          <w:sz w:val="24"/>
        </w:rPr>
        <w:t>（</w:t>
      </w:r>
      <w:r>
        <w:rPr>
          <w:rFonts w:ascii="SimSun" w:eastAsia="SimSun" w:hAnsi="SimSun" w:cs="SimSun" w:hint="eastAsia"/>
          <w:color w:val="FF0000"/>
          <w:sz w:val="24"/>
        </w:rPr>
        <w:t>大于等于两个巡检周期）</w:t>
      </w:r>
      <w:r>
        <w:rPr>
          <w:rFonts w:ascii="SimSun" w:eastAsia="SimSun" w:hAnsi="SimSun" w:cs="SimSun" w:hint="eastAsia"/>
          <w:color w:val="FF0000"/>
          <w:sz w:val="24"/>
        </w:rPr>
        <w:t>，检验员应开出</w:t>
      </w:r>
      <w:r>
        <w:rPr>
          <w:rFonts w:ascii="SimSun" w:eastAsia="SimSun" w:hAnsi="SimSun" w:cs="SimSun" w:hint="eastAsia"/>
          <w:color w:val="FF0000"/>
          <w:sz w:val="24"/>
        </w:rPr>
        <w:t>“</w:t>
      </w:r>
      <w:r>
        <w:rPr>
          <w:rFonts w:ascii="SimSun" w:eastAsia="SimSun" w:hAnsi="SimSun" w:cs="SimSun" w:hint="eastAsia"/>
          <w:color w:val="FF0000"/>
          <w:sz w:val="24"/>
        </w:rPr>
        <w:t>品质异常单</w:t>
      </w:r>
      <w:r>
        <w:rPr>
          <w:rFonts w:ascii="SimSun" w:eastAsia="SimSun" w:hAnsi="SimSun" w:cs="SimSun" w:hint="eastAsia"/>
          <w:color w:val="FF0000"/>
          <w:sz w:val="24"/>
        </w:rPr>
        <w:t>”</w:t>
      </w:r>
      <w:r>
        <w:rPr>
          <w:rFonts w:ascii="SimSun" w:eastAsia="SimSun" w:hAnsi="SimSun" w:cs="SimSun" w:hint="eastAsia"/>
          <w:color w:val="FF0000"/>
          <w:sz w:val="24"/>
        </w:rPr>
        <w:t>，</w:t>
      </w:r>
      <w:r>
        <w:rPr>
          <w:rFonts w:ascii="SimSun" w:eastAsia="SimSun" w:hAnsi="SimSun" w:cs="SimSun" w:hint="eastAsia"/>
          <w:sz w:val="24"/>
        </w:rPr>
        <w:t>按《不合格品控制程序》由品</w:t>
      </w:r>
      <w:r>
        <w:rPr>
          <w:rFonts w:ascii="SimSun" w:eastAsia="SimSun" w:hAnsi="SimSun" w:cs="SimSun" w:hint="eastAsia"/>
          <w:sz w:val="24"/>
        </w:rPr>
        <w:t>质课长</w:t>
      </w:r>
      <w:r>
        <w:rPr>
          <w:rFonts w:ascii="SimSun" w:eastAsia="SimSun" w:hAnsi="SimSun" w:cs="SimSun" w:hint="eastAsia"/>
          <w:sz w:val="24"/>
        </w:rPr>
        <w:t>提出处置意见交生产和相关的部门评审，</w:t>
      </w:r>
      <w:r>
        <w:rPr>
          <w:rFonts w:ascii="SimSun" w:eastAsia="SimSun" w:hAnsi="SimSun" w:cs="SimSun" w:hint="eastAsia"/>
          <w:sz w:val="24"/>
        </w:rPr>
        <w:t>并</w:t>
      </w:r>
      <w:r>
        <w:rPr>
          <w:rFonts w:ascii="SimSun" w:eastAsia="SimSun" w:hAnsi="SimSun" w:cs="SimSun" w:hint="eastAsia"/>
          <w:sz w:val="24"/>
        </w:rPr>
        <w:t>按最终评审结果处理</w:t>
      </w:r>
      <w:r>
        <w:rPr>
          <w:rFonts w:ascii="SimSun" w:eastAsia="SimSun" w:hAnsi="SimSun" w:cs="SimSun" w:hint="eastAsia"/>
          <w:sz w:val="24"/>
        </w:rPr>
        <w:t>，</w:t>
      </w:r>
      <w:r>
        <w:rPr>
          <w:rFonts w:ascii="SimSun" w:eastAsia="SimSun" w:hAnsi="SimSun" w:cs="SimSun" w:hint="eastAsia"/>
          <w:sz w:val="24"/>
        </w:rPr>
        <w:t>跟进异常改善结果。</w:t>
      </w:r>
    </w:p>
    <w:p w14:paraId="6FB39E41"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每班巡检时要注意首箱与尾箱必检。</w:t>
      </w:r>
    </w:p>
    <w:p w14:paraId="58CB259D"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未件检查：</w:t>
      </w:r>
    </w:p>
    <w:p w14:paraId="046ED793"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未件检查适用于注塑车间；</w:t>
      </w:r>
    </w:p>
    <w:p w14:paraId="2B50C638"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lastRenderedPageBreak/>
        <w:t>当量产够数，生产单位送样进行末检</w:t>
      </w:r>
      <w:r>
        <w:rPr>
          <w:rFonts w:ascii="SimSun" w:eastAsia="SimSun" w:hAnsi="SimSun" w:cs="SimSun" w:hint="eastAsia"/>
          <w:sz w:val="24"/>
        </w:rPr>
        <w:t>,</w:t>
      </w:r>
      <w:r>
        <w:rPr>
          <w:rFonts w:ascii="SimSun" w:eastAsia="SimSun" w:hAnsi="SimSun" w:cs="SimSun" w:hint="eastAsia"/>
          <w:sz w:val="24"/>
        </w:rPr>
        <w:t>注塑</w:t>
      </w:r>
      <w:r>
        <w:rPr>
          <w:rFonts w:ascii="SimSun" w:eastAsia="SimSun" w:hAnsi="SimSun" w:cs="SimSun" w:hint="eastAsia"/>
          <w:sz w:val="24"/>
        </w:rPr>
        <w:t>1</w:t>
      </w:r>
      <w:r>
        <w:rPr>
          <w:rFonts w:ascii="SimSun" w:eastAsia="SimSun" w:hAnsi="SimSun" w:cs="SimSun" w:hint="eastAsia"/>
          <w:sz w:val="24"/>
        </w:rPr>
        <w:t>整模</w:t>
      </w:r>
      <w:r>
        <w:rPr>
          <w:rFonts w:ascii="SimSun" w:eastAsia="SimSun" w:hAnsi="SimSun" w:cs="SimSun" w:hint="eastAsia"/>
          <w:sz w:val="24"/>
        </w:rPr>
        <w:t>(</w:t>
      </w:r>
      <w:r>
        <w:rPr>
          <w:rFonts w:ascii="SimSun" w:eastAsia="SimSun" w:hAnsi="SimSun" w:cs="SimSun" w:hint="eastAsia"/>
          <w:sz w:val="24"/>
        </w:rPr>
        <w:t>包括模具有异常堵穴之产品</w:t>
      </w:r>
      <w:r>
        <w:rPr>
          <w:rFonts w:ascii="SimSun" w:eastAsia="SimSun" w:hAnsi="SimSun" w:cs="SimSun" w:hint="eastAsia"/>
          <w:sz w:val="24"/>
        </w:rPr>
        <w:t>-</w:t>
      </w:r>
      <w:r>
        <w:rPr>
          <w:rFonts w:ascii="SimSun" w:eastAsia="SimSun" w:hAnsi="SimSun" w:cs="SimSun" w:hint="eastAsia"/>
          <w:sz w:val="24"/>
        </w:rPr>
        <w:t>特殊情况打不出异常穴的需注明</w:t>
      </w:r>
      <w:r>
        <w:rPr>
          <w:rFonts w:ascii="SimSun" w:eastAsia="SimSun" w:hAnsi="SimSun" w:cs="SimSun" w:hint="eastAsia"/>
          <w:sz w:val="24"/>
        </w:rPr>
        <w:t>)</w:t>
      </w:r>
      <w:r>
        <w:rPr>
          <w:rFonts w:ascii="SimSun" w:eastAsia="SimSun" w:hAnsi="SimSun" w:cs="SimSun" w:hint="eastAsia"/>
          <w:sz w:val="24"/>
        </w:rPr>
        <w:t>，品管对产品外观进行确认、判定，不再对尺寸及功能进行确认：</w:t>
      </w:r>
    </w:p>
    <w:p w14:paraId="54D12570"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末件确认合格，则写“末件确认单”</w:t>
      </w:r>
      <w:r>
        <w:rPr>
          <w:rFonts w:ascii="SimSun" w:eastAsia="SimSun" w:hAnsi="SimSun" w:cs="SimSun" w:hint="eastAsia"/>
          <w:sz w:val="24"/>
        </w:rPr>
        <w:t xml:space="preserve"> </w:t>
      </w:r>
      <w:r>
        <w:rPr>
          <w:rFonts w:ascii="SimSun" w:eastAsia="SimSun" w:hAnsi="SimSun" w:cs="SimSun" w:hint="eastAsia"/>
          <w:sz w:val="24"/>
        </w:rPr>
        <w:t>给生产单位签名确认；</w:t>
      </w:r>
    </w:p>
    <w:p w14:paraId="76962462"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末件确认不合格，则写“末件确认单”提供给生产单位负责人，以此作为修模依据，同时对生产的产品马上进行追溯，以免不良品流入下一制程。</w:t>
      </w:r>
    </w:p>
    <w:p w14:paraId="78FEB69D"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产品的判定及标识：</w:t>
      </w:r>
    </w:p>
    <w:p w14:paraId="5EB09E58"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color w:val="FF0000"/>
          <w:sz w:val="24"/>
        </w:rPr>
        <w:t>合格产品可在外箱</w:t>
      </w:r>
      <w:r>
        <w:rPr>
          <w:rFonts w:ascii="SimSun" w:eastAsia="SimSun" w:hAnsi="SimSun" w:cs="SimSun" w:hint="eastAsia"/>
          <w:color w:val="FF0000"/>
          <w:sz w:val="24"/>
        </w:rPr>
        <w:t>标签</w:t>
      </w:r>
      <w:r>
        <w:rPr>
          <w:rFonts w:ascii="SimSun" w:eastAsia="SimSun" w:hAnsi="SimSun" w:cs="SimSun" w:hint="eastAsia"/>
          <w:color w:val="FF0000"/>
          <w:sz w:val="24"/>
        </w:rPr>
        <w:t>盖上</w:t>
      </w:r>
      <w:r>
        <w:rPr>
          <w:rFonts w:ascii="SimSun" w:eastAsia="SimSun" w:hAnsi="SimSun" w:cs="SimSun" w:hint="eastAsia"/>
          <w:color w:val="FF0000"/>
          <w:sz w:val="24"/>
        </w:rPr>
        <w:t>蓝色</w:t>
      </w:r>
      <w:r>
        <w:rPr>
          <w:rFonts w:ascii="SimSun" w:eastAsia="SimSun" w:hAnsi="SimSun" w:cs="SimSun" w:hint="eastAsia"/>
          <w:color w:val="FF0000"/>
          <w:sz w:val="24"/>
        </w:rPr>
        <w:t>“合格章”</w:t>
      </w:r>
    </w:p>
    <w:p w14:paraId="38B772CE"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当制程检验中发现异常时，需将</w:t>
      </w:r>
      <w:r>
        <w:rPr>
          <w:rFonts w:ascii="SimSun" w:eastAsia="SimSun" w:hAnsi="SimSun" w:cs="SimSun" w:hint="eastAsia"/>
          <w:sz w:val="24"/>
        </w:rPr>
        <w:t>不良样品呈</w:t>
      </w:r>
      <w:r>
        <w:rPr>
          <w:rFonts w:ascii="SimSun" w:eastAsia="SimSun" w:hAnsi="SimSun" w:cs="SimSun" w:hint="eastAsia"/>
          <w:sz w:val="24"/>
        </w:rPr>
        <w:t>上一级</w:t>
      </w:r>
      <w:r>
        <w:rPr>
          <w:rFonts w:ascii="SimSun" w:eastAsia="SimSun" w:hAnsi="SimSun" w:cs="SimSun" w:hint="eastAsia"/>
          <w:sz w:val="24"/>
        </w:rPr>
        <w:t>品质</w:t>
      </w:r>
      <w:r>
        <w:rPr>
          <w:rFonts w:ascii="SimSun" w:eastAsia="SimSun" w:hAnsi="SimSun" w:cs="SimSun" w:hint="eastAsia"/>
          <w:sz w:val="24"/>
        </w:rPr>
        <w:t>主管审核确</w:t>
      </w:r>
      <w:r>
        <w:rPr>
          <w:rFonts w:ascii="SimSun" w:eastAsia="SimSun" w:hAnsi="SimSun" w:cs="SimSun" w:hint="eastAsia"/>
          <w:sz w:val="24"/>
        </w:rPr>
        <w:t>认，</w:t>
      </w:r>
      <w:r>
        <w:rPr>
          <w:rFonts w:ascii="SimSun" w:eastAsia="SimSun" w:hAnsi="SimSun" w:cs="SimSun" w:hint="eastAsia"/>
          <w:sz w:val="24"/>
        </w:rPr>
        <w:t>如确认不合格，开立“品质异常单”，</w:t>
      </w:r>
      <w:r>
        <w:rPr>
          <w:rFonts w:ascii="SimSun" w:eastAsia="SimSun" w:hAnsi="SimSun" w:cs="SimSun" w:hint="eastAsia"/>
          <w:sz w:val="24"/>
        </w:rPr>
        <w:t>并</w:t>
      </w:r>
      <w:r>
        <w:rPr>
          <w:rFonts w:ascii="SimSun" w:eastAsia="SimSun" w:hAnsi="SimSun" w:cs="SimSun" w:hint="eastAsia"/>
          <w:sz w:val="24"/>
        </w:rPr>
        <w:t>将产品</w:t>
      </w:r>
      <w:r>
        <w:rPr>
          <w:rFonts w:ascii="SimSun" w:eastAsia="SimSun" w:hAnsi="SimSun" w:cs="SimSun" w:hint="eastAsia"/>
          <w:sz w:val="24"/>
        </w:rPr>
        <w:t>外箱上贴</w:t>
      </w:r>
      <w:r>
        <w:rPr>
          <w:rFonts w:ascii="SimSun" w:eastAsia="SimSun" w:hAnsi="SimSun" w:cs="SimSun" w:hint="eastAsia"/>
          <w:sz w:val="24"/>
        </w:rPr>
        <w:t>“</w:t>
      </w:r>
      <w:r>
        <w:rPr>
          <w:rFonts w:ascii="SimSun" w:eastAsia="SimSun" w:hAnsi="SimSun" w:cs="SimSun" w:hint="eastAsia"/>
          <w:sz w:val="24"/>
        </w:rPr>
        <w:t>黄色异常标签”。不合格产品经确认需报废的需</w:t>
      </w:r>
      <w:r>
        <w:rPr>
          <w:rFonts w:ascii="SimSun" w:eastAsia="SimSun" w:hAnsi="SimSun" w:cs="SimSun" w:hint="eastAsia"/>
          <w:sz w:val="24"/>
        </w:rPr>
        <w:t>挂红色</w:t>
      </w:r>
      <w:r>
        <w:rPr>
          <w:rFonts w:ascii="SimSun" w:eastAsia="SimSun" w:hAnsi="SimSun" w:cs="SimSun" w:hint="eastAsia"/>
          <w:sz w:val="24"/>
        </w:rPr>
        <w:t>“不合格</w:t>
      </w:r>
      <w:r>
        <w:rPr>
          <w:rFonts w:ascii="SimSun" w:eastAsia="SimSun" w:hAnsi="SimSun" w:cs="SimSun" w:hint="eastAsia"/>
          <w:sz w:val="24"/>
        </w:rPr>
        <w:t>品</w:t>
      </w:r>
      <w:r>
        <w:rPr>
          <w:rFonts w:ascii="SimSun" w:eastAsia="SimSun" w:hAnsi="SimSun" w:cs="SimSun" w:hint="eastAsia"/>
          <w:sz w:val="24"/>
        </w:rPr>
        <w:t>”标识</w:t>
      </w:r>
      <w:r>
        <w:rPr>
          <w:rFonts w:ascii="SimSun" w:eastAsia="SimSun" w:hAnsi="SimSun" w:cs="SimSun" w:hint="eastAsia"/>
          <w:sz w:val="24"/>
        </w:rPr>
        <w:t>。</w:t>
      </w:r>
    </w:p>
    <w:p w14:paraId="70BC24B2"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生产</w:t>
      </w:r>
      <w:r>
        <w:rPr>
          <w:rFonts w:ascii="SimSun" w:eastAsia="SimSun" w:hAnsi="SimSun" w:cs="SimSun" w:hint="eastAsia"/>
          <w:sz w:val="24"/>
        </w:rPr>
        <w:t>单位在接到“品质异常单”应于</w:t>
      </w:r>
      <w:r>
        <w:rPr>
          <w:rFonts w:ascii="SimSun" w:eastAsia="SimSun" w:hAnsi="SimSun" w:cs="SimSun" w:hint="eastAsia"/>
          <w:sz w:val="24"/>
        </w:rPr>
        <w:t>24</w:t>
      </w:r>
      <w:r>
        <w:rPr>
          <w:rFonts w:ascii="SimSun" w:eastAsia="SimSun" w:hAnsi="SimSun" w:cs="SimSun" w:hint="eastAsia"/>
          <w:sz w:val="24"/>
        </w:rPr>
        <w:t>小时内返还品质部以确保时效；</w:t>
      </w:r>
    </w:p>
    <w:p w14:paraId="7CD8B506" w14:textId="77777777" w:rsidR="00041680" w:rsidRDefault="00CB7BF4">
      <w:pPr>
        <w:numPr>
          <w:ilvl w:val="2"/>
          <w:numId w:val="1"/>
        </w:numPr>
        <w:spacing w:line="400" w:lineRule="exact"/>
        <w:rPr>
          <w:rFonts w:ascii="SimSun" w:eastAsia="SimSun" w:hAnsi="SimSun" w:cs="SimSun"/>
          <w:sz w:val="24"/>
        </w:rPr>
      </w:pPr>
      <w:r>
        <w:rPr>
          <w:rFonts w:ascii="SimSun" w:eastAsia="SimSun" w:hAnsi="SimSun" w:cs="SimSun" w:hint="eastAsia"/>
          <w:sz w:val="24"/>
        </w:rPr>
        <w:t>为了便于对</w:t>
      </w:r>
      <w:r>
        <w:rPr>
          <w:rFonts w:ascii="SimSun" w:eastAsia="SimSun" w:hAnsi="SimSun" w:cs="SimSun" w:hint="eastAsia"/>
          <w:sz w:val="24"/>
        </w:rPr>
        <w:t>表单</w:t>
      </w:r>
      <w:r>
        <w:rPr>
          <w:rFonts w:ascii="SimSun" w:eastAsia="SimSun" w:hAnsi="SimSun" w:cs="SimSun" w:hint="eastAsia"/>
          <w:sz w:val="24"/>
        </w:rPr>
        <w:t>的管理及可追溯性，</w:t>
      </w:r>
      <w:r>
        <w:rPr>
          <w:rFonts w:ascii="SimSun" w:eastAsia="SimSun" w:hAnsi="SimSun" w:cs="SimSun" w:hint="eastAsia"/>
          <w:sz w:val="24"/>
        </w:rPr>
        <w:t>“品质异常单”</w:t>
      </w:r>
      <w:r>
        <w:rPr>
          <w:rFonts w:ascii="SimSun" w:eastAsia="SimSun" w:hAnsi="SimSun" w:cs="SimSun" w:hint="eastAsia"/>
          <w:sz w:val="24"/>
        </w:rPr>
        <w:t>须统一编号</w:t>
      </w:r>
      <w:r>
        <w:rPr>
          <w:rFonts w:ascii="SimSun" w:eastAsia="SimSun" w:hAnsi="SimSun" w:cs="SimSun" w:hint="eastAsia"/>
          <w:sz w:val="24"/>
        </w:rPr>
        <w:t>：</w:t>
      </w:r>
    </w:p>
    <w:p w14:paraId="20A5AAD5"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品质反馈单</w:t>
      </w:r>
      <w:r>
        <w:rPr>
          <w:rFonts w:ascii="SimSun" w:eastAsia="SimSun" w:hAnsi="SimSun" w:cs="SimSun" w:hint="eastAsia"/>
          <w:sz w:val="24"/>
        </w:rPr>
        <w:t>编号原则：类别代码</w:t>
      </w:r>
      <w:r>
        <w:rPr>
          <w:rFonts w:ascii="SimSun" w:eastAsia="SimSun" w:hAnsi="SimSun" w:cs="SimSun" w:hint="eastAsia"/>
          <w:sz w:val="24"/>
        </w:rPr>
        <w:t>+</w:t>
      </w:r>
      <w:r>
        <w:rPr>
          <w:rFonts w:ascii="SimSun" w:eastAsia="SimSun" w:hAnsi="SimSun" w:cs="SimSun" w:hint="eastAsia"/>
          <w:sz w:val="24"/>
        </w:rPr>
        <w:t>两位机台（拉线）代码</w:t>
      </w:r>
      <w:r>
        <w:rPr>
          <w:rFonts w:ascii="SimSun" w:eastAsia="SimSun" w:hAnsi="SimSun" w:cs="SimSun" w:hint="eastAsia"/>
          <w:sz w:val="24"/>
        </w:rPr>
        <w:t>+</w:t>
      </w:r>
      <w:r>
        <w:rPr>
          <w:rFonts w:ascii="SimSun" w:eastAsia="SimSun" w:hAnsi="SimSun" w:cs="SimSun" w:hint="eastAsia"/>
          <w:sz w:val="24"/>
        </w:rPr>
        <w:t>两位月份码</w:t>
      </w:r>
      <w:r>
        <w:rPr>
          <w:rFonts w:ascii="SimSun" w:eastAsia="SimSun" w:hAnsi="SimSun" w:cs="SimSun" w:hint="eastAsia"/>
          <w:sz w:val="24"/>
        </w:rPr>
        <w:t>+</w:t>
      </w:r>
      <w:r>
        <w:rPr>
          <w:rFonts w:ascii="SimSun" w:eastAsia="SimSun" w:hAnsi="SimSun" w:cs="SimSun" w:hint="eastAsia"/>
          <w:sz w:val="24"/>
        </w:rPr>
        <w:t>三位流水号，</w:t>
      </w:r>
      <w:r>
        <w:rPr>
          <w:rFonts w:ascii="SimSun" w:eastAsia="SimSun" w:hAnsi="SimSun" w:cs="SimSun" w:hint="eastAsia"/>
          <w:sz w:val="24"/>
        </w:rPr>
        <w:t>例“</w:t>
      </w:r>
      <w:r>
        <w:rPr>
          <w:rFonts w:ascii="SimSun" w:eastAsia="SimSun" w:hAnsi="SimSun" w:cs="SimSun" w:hint="eastAsia"/>
          <w:sz w:val="24"/>
        </w:rPr>
        <w:t>ZS</w:t>
      </w:r>
      <w:r>
        <w:rPr>
          <w:rFonts w:ascii="SimSun" w:eastAsia="SimSun" w:hAnsi="SimSun" w:cs="SimSun" w:hint="eastAsia"/>
          <w:sz w:val="24"/>
        </w:rPr>
        <w:t xml:space="preserve"> </w:t>
      </w:r>
      <w:r>
        <w:rPr>
          <w:rFonts w:ascii="SimSun" w:eastAsia="SimSun" w:hAnsi="SimSun" w:cs="SimSun" w:hint="eastAsia"/>
          <w:sz w:val="24"/>
        </w:rPr>
        <w:t>0112</w:t>
      </w:r>
      <w:r>
        <w:rPr>
          <w:rFonts w:ascii="SimSun" w:eastAsia="SimSun" w:hAnsi="SimSun" w:cs="SimSun" w:hint="eastAsia"/>
          <w:sz w:val="24"/>
        </w:rPr>
        <w:t>0</w:t>
      </w:r>
      <w:r>
        <w:rPr>
          <w:rFonts w:ascii="SimSun" w:eastAsia="SimSun" w:hAnsi="SimSun" w:cs="SimSun" w:hint="eastAsia"/>
          <w:sz w:val="24"/>
        </w:rPr>
        <w:t>01</w:t>
      </w:r>
      <w:r>
        <w:rPr>
          <w:rFonts w:ascii="SimSun" w:eastAsia="SimSun" w:hAnsi="SimSun" w:cs="SimSun" w:hint="eastAsia"/>
          <w:sz w:val="24"/>
        </w:rPr>
        <w:t xml:space="preserve"> </w:t>
      </w:r>
      <w:r>
        <w:rPr>
          <w:rFonts w:ascii="SimSun" w:eastAsia="SimSun" w:hAnsi="SimSun" w:cs="SimSun" w:hint="eastAsia"/>
          <w:sz w:val="24"/>
        </w:rPr>
        <w:t>”</w:t>
      </w:r>
      <w:r>
        <w:rPr>
          <w:rFonts w:ascii="SimSun" w:eastAsia="SimSun" w:hAnsi="SimSun" w:cs="SimSun" w:hint="eastAsia"/>
          <w:sz w:val="24"/>
        </w:rPr>
        <w:t>注塑</w:t>
      </w:r>
      <w:r>
        <w:rPr>
          <w:rFonts w:ascii="SimSun" w:eastAsia="SimSun" w:hAnsi="SimSun" w:cs="SimSun" w:hint="eastAsia"/>
          <w:sz w:val="24"/>
        </w:rPr>
        <w:t>车间</w:t>
      </w:r>
      <w:r>
        <w:rPr>
          <w:rFonts w:ascii="SimSun" w:eastAsia="SimSun" w:hAnsi="SimSun" w:cs="SimSun" w:hint="eastAsia"/>
          <w:sz w:val="24"/>
        </w:rPr>
        <w:t>01</w:t>
      </w:r>
      <w:r>
        <w:rPr>
          <w:rFonts w:ascii="SimSun" w:eastAsia="SimSun" w:hAnsi="SimSun" w:cs="SimSun" w:hint="eastAsia"/>
          <w:sz w:val="24"/>
        </w:rPr>
        <w:t>号机</w:t>
      </w:r>
      <w:r>
        <w:rPr>
          <w:rFonts w:ascii="SimSun" w:eastAsia="SimSun" w:hAnsi="SimSun" w:cs="SimSun" w:hint="eastAsia"/>
          <w:sz w:val="24"/>
        </w:rPr>
        <w:t>12</w:t>
      </w:r>
      <w:r>
        <w:rPr>
          <w:rFonts w:ascii="SimSun" w:eastAsia="SimSun" w:hAnsi="SimSun" w:cs="SimSun" w:hint="eastAsia"/>
          <w:sz w:val="24"/>
        </w:rPr>
        <w:t>月第</w:t>
      </w:r>
      <w:r>
        <w:rPr>
          <w:rFonts w:ascii="SimSun" w:eastAsia="SimSun" w:hAnsi="SimSun" w:cs="SimSun" w:hint="eastAsia"/>
          <w:sz w:val="24"/>
        </w:rPr>
        <w:t>1</w:t>
      </w:r>
      <w:r>
        <w:rPr>
          <w:rFonts w:ascii="SimSun" w:eastAsia="SimSun" w:hAnsi="SimSun" w:cs="SimSun" w:hint="eastAsia"/>
          <w:sz w:val="24"/>
        </w:rPr>
        <w:t>份</w:t>
      </w:r>
      <w:r>
        <w:rPr>
          <w:rFonts w:ascii="SimSun" w:eastAsia="SimSun" w:hAnsi="SimSun" w:cs="SimSun" w:hint="eastAsia"/>
          <w:sz w:val="24"/>
        </w:rPr>
        <w:t>）</w:t>
      </w:r>
      <w:r>
        <w:rPr>
          <w:rFonts w:ascii="SimSun" w:eastAsia="SimSun" w:hAnsi="SimSun" w:cs="SimSun" w:hint="eastAsia"/>
          <w:sz w:val="24"/>
        </w:rPr>
        <w:t>，以此类推，</w:t>
      </w:r>
      <w:r>
        <w:rPr>
          <w:rFonts w:ascii="SimSun" w:eastAsia="SimSun" w:hAnsi="SimSun" w:cs="SimSun" w:hint="eastAsia"/>
          <w:sz w:val="24"/>
        </w:rPr>
        <w:t>无机台（拉线）类异常则以</w:t>
      </w:r>
      <w:r>
        <w:rPr>
          <w:rFonts w:ascii="SimSun" w:eastAsia="SimSun" w:hAnsi="SimSun" w:cs="SimSun" w:hint="eastAsia"/>
          <w:sz w:val="24"/>
        </w:rPr>
        <w:t>00</w:t>
      </w:r>
      <w:r>
        <w:rPr>
          <w:rFonts w:ascii="SimSun" w:eastAsia="SimSun" w:hAnsi="SimSun" w:cs="SimSun" w:hint="eastAsia"/>
          <w:sz w:val="24"/>
        </w:rPr>
        <w:t>代替。</w:t>
      </w:r>
    </w:p>
    <w:p w14:paraId="0E976667"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品质异常单</w:t>
      </w:r>
      <w:r>
        <w:rPr>
          <w:rFonts w:ascii="SimSun" w:eastAsia="SimSun" w:hAnsi="SimSun" w:cs="SimSun" w:hint="eastAsia"/>
          <w:sz w:val="24"/>
        </w:rPr>
        <w:t>编号原则：类别代码</w:t>
      </w:r>
      <w:r>
        <w:rPr>
          <w:rFonts w:ascii="SimSun" w:eastAsia="SimSun" w:hAnsi="SimSun" w:cs="SimSun" w:hint="eastAsia"/>
          <w:sz w:val="24"/>
        </w:rPr>
        <w:t>+</w:t>
      </w:r>
      <w:r>
        <w:rPr>
          <w:rFonts w:ascii="SimSun" w:eastAsia="SimSun" w:hAnsi="SimSun" w:cs="SimSun" w:hint="eastAsia"/>
          <w:sz w:val="24"/>
        </w:rPr>
        <w:t>两位年份代码</w:t>
      </w:r>
      <w:r>
        <w:rPr>
          <w:rFonts w:ascii="SimSun" w:eastAsia="SimSun" w:hAnsi="SimSun" w:cs="SimSun" w:hint="eastAsia"/>
          <w:sz w:val="24"/>
        </w:rPr>
        <w:t>+</w:t>
      </w:r>
      <w:r>
        <w:rPr>
          <w:rFonts w:ascii="SimSun" w:eastAsia="SimSun" w:hAnsi="SimSun" w:cs="SimSun" w:hint="eastAsia"/>
          <w:sz w:val="24"/>
        </w:rPr>
        <w:t>两位月份代码</w:t>
      </w:r>
      <w:r>
        <w:rPr>
          <w:rFonts w:ascii="SimSun" w:eastAsia="SimSun" w:hAnsi="SimSun" w:cs="SimSun" w:hint="eastAsia"/>
          <w:sz w:val="24"/>
        </w:rPr>
        <w:t>+</w:t>
      </w:r>
      <w:r>
        <w:rPr>
          <w:rFonts w:ascii="SimSun" w:eastAsia="SimSun" w:hAnsi="SimSun" w:cs="SimSun" w:hint="eastAsia"/>
          <w:sz w:val="24"/>
        </w:rPr>
        <w:t>三位流水号，</w:t>
      </w:r>
      <w:r>
        <w:rPr>
          <w:rFonts w:ascii="SimSun" w:eastAsia="SimSun" w:hAnsi="SimSun" w:cs="SimSun" w:hint="eastAsia"/>
          <w:sz w:val="24"/>
        </w:rPr>
        <w:t>例“</w:t>
      </w:r>
      <w:r>
        <w:rPr>
          <w:rFonts w:ascii="SimSun" w:eastAsia="SimSun" w:hAnsi="SimSun" w:cs="SimSun" w:hint="eastAsia"/>
          <w:sz w:val="24"/>
        </w:rPr>
        <w:t>ZS</w:t>
      </w:r>
      <w:r>
        <w:rPr>
          <w:rFonts w:ascii="SimSun" w:eastAsia="SimSun" w:hAnsi="SimSun" w:cs="SimSun" w:hint="eastAsia"/>
          <w:sz w:val="24"/>
        </w:rPr>
        <w:t xml:space="preserve"> </w:t>
      </w:r>
      <w:r>
        <w:rPr>
          <w:rFonts w:ascii="SimSun" w:eastAsia="SimSun" w:hAnsi="SimSun" w:cs="SimSun" w:hint="eastAsia"/>
          <w:sz w:val="24"/>
        </w:rPr>
        <w:t>220</w:t>
      </w:r>
      <w:r>
        <w:rPr>
          <w:rFonts w:ascii="SimSun" w:eastAsia="SimSun" w:hAnsi="SimSun" w:cs="SimSun" w:hint="eastAsia"/>
          <w:sz w:val="24"/>
        </w:rPr>
        <w:t>4</w:t>
      </w:r>
      <w:r>
        <w:rPr>
          <w:rFonts w:ascii="SimSun" w:eastAsia="SimSun" w:hAnsi="SimSun" w:cs="SimSun" w:hint="eastAsia"/>
          <w:sz w:val="24"/>
        </w:rPr>
        <w:t xml:space="preserve">001 </w:t>
      </w:r>
      <w:r>
        <w:rPr>
          <w:rFonts w:ascii="SimSun" w:eastAsia="SimSun" w:hAnsi="SimSun" w:cs="SimSun" w:hint="eastAsia"/>
          <w:sz w:val="24"/>
        </w:rPr>
        <w:t>”</w:t>
      </w:r>
      <w:r>
        <w:rPr>
          <w:rFonts w:ascii="SimSun" w:eastAsia="SimSun" w:hAnsi="SimSun" w:cs="SimSun" w:hint="eastAsia"/>
          <w:sz w:val="24"/>
        </w:rPr>
        <w:t>注塑</w:t>
      </w:r>
      <w:r>
        <w:rPr>
          <w:rFonts w:ascii="SimSun" w:eastAsia="SimSun" w:hAnsi="SimSun" w:cs="SimSun" w:hint="eastAsia"/>
          <w:sz w:val="24"/>
        </w:rPr>
        <w:t>车间</w:t>
      </w:r>
      <w:r>
        <w:rPr>
          <w:rFonts w:ascii="SimSun" w:eastAsia="SimSun" w:hAnsi="SimSun" w:cs="SimSun" w:hint="eastAsia"/>
          <w:sz w:val="24"/>
        </w:rPr>
        <w:t>22</w:t>
      </w:r>
      <w:r>
        <w:rPr>
          <w:rFonts w:ascii="SimSun" w:eastAsia="SimSun" w:hAnsi="SimSun" w:cs="SimSun" w:hint="eastAsia"/>
          <w:sz w:val="24"/>
        </w:rPr>
        <w:t>年</w:t>
      </w:r>
      <w:r>
        <w:rPr>
          <w:rFonts w:ascii="SimSun" w:eastAsia="SimSun" w:hAnsi="SimSun" w:cs="SimSun" w:hint="eastAsia"/>
          <w:sz w:val="24"/>
        </w:rPr>
        <w:t>4</w:t>
      </w:r>
      <w:r>
        <w:rPr>
          <w:rFonts w:ascii="SimSun" w:eastAsia="SimSun" w:hAnsi="SimSun" w:cs="SimSun" w:hint="eastAsia"/>
          <w:sz w:val="24"/>
        </w:rPr>
        <w:t>月份第</w:t>
      </w:r>
      <w:r>
        <w:rPr>
          <w:rFonts w:ascii="SimSun" w:eastAsia="SimSun" w:hAnsi="SimSun" w:cs="SimSun" w:hint="eastAsia"/>
          <w:sz w:val="24"/>
        </w:rPr>
        <w:t>1</w:t>
      </w:r>
      <w:r>
        <w:rPr>
          <w:rFonts w:ascii="SimSun" w:eastAsia="SimSun" w:hAnsi="SimSun" w:cs="SimSun" w:hint="eastAsia"/>
          <w:sz w:val="24"/>
        </w:rPr>
        <w:t>份报告单</w:t>
      </w:r>
      <w:r>
        <w:rPr>
          <w:rFonts w:ascii="SimSun" w:eastAsia="SimSun" w:hAnsi="SimSun" w:cs="SimSun" w:hint="eastAsia"/>
          <w:sz w:val="24"/>
        </w:rPr>
        <w:t>）</w:t>
      </w:r>
      <w:r>
        <w:rPr>
          <w:rFonts w:ascii="SimSun" w:eastAsia="SimSun" w:hAnsi="SimSun" w:cs="SimSun" w:hint="eastAsia"/>
          <w:sz w:val="24"/>
        </w:rPr>
        <w:t>，以此类推。</w:t>
      </w:r>
    </w:p>
    <w:p w14:paraId="614039A9" w14:textId="77777777" w:rsidR="00041680" w:rsidRDefault="00CB7BF4">
      <w:pPr>
        <w:numPr>
          <w:ilvl w:val="3"/>
          <w:numId w:val="1"/>
        </w:numPr>
        <w:spacing w:line="400" w:lineRule="exact"/>
        <w:rPr>
          <w:rFonts w:ascii="SimSun" w:eastAsia="SimSun" w:hAnsi="SimSun" w:cs="SimSun"/>
          <w:sz w:val="24"/>
        </w:rPr>
      </w:pPr>
      <w:r>
        <w:rPr>
          <w:rFonts w:ascii="SimSun" w:eastAsia="SimSun" w:hAnsi="SimSun" w:cs="SimSun" w:hint="eastAsia"/>
          <w:sz w:val="24"/>
        </w:rPr>
        <w:t>类别代码如下：</w:t>
      </w:r>
    </w:p>
    <w:tbl>
      <w:tblPr>
        <w:tblStyle w:val="Grilledutableau"/>
        <w:tblpPr w:leftFromText="180" w:rightFromText="180" w:vertAnchor="text" w:horzAnchor="page" w:tblpX="1411" w:tblpY="44"/>
        <w:tblOverlap w:val="never"/>
        <w:tblW w:w="0" w:type="auto"/>
        <w:tblLayout w:type="fixed"/>
        <w:tblLook w:val="04A0" w:firstRow="1" w:lastRow="0" w:firstColumn="1" w:lastColumn="0" w:noHBand="0" w:noVBand="1"/>
      </w:tblPr>
      <w:tblGrid>
        <w:gridCol w:w="637"/>
        <w:gridCol w:w="1250"/>
        <w:gridCol w:w="240"/>
        <w:gridCol w:w="1060"/>
        <w:gridCol w:w="1284"/>
        <w:gridCol w:w="240"/>
        <w:gridCol w:w="1064"/>
        <w:gridCol w:w="1477"/>
        <w:gridCol w:w="240"/>
        <w:gridCol w:w="565"/>
        <w:gridCol w:w="1513"/>
      </w:tblGrid>
      <w:tr w:rsidR="00041680" w14:paraId="50BE9768" w14:textId="77777777">
        <w:trPr>
          <w:trHeight w:val="361"/>
        </w:trPr>
        <w:tc>
          <w:tcPr>
            <w:tcW w:w="637" w:type="dxa"/>
          </w:tcPr>
          <w:p w14:paraId="77F0E3BB"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ZS</w:t>
            </w:r>
          </w:p>
        </w:tc>
        <w:tc>
          <w:tcPr>
            <w:tcW w:w="1250" w:type="dxa"/>
          </w:tcPr>
          <w:p w14:paraId="6F5D66E1"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注塑</w:t>
            </w:r>
          </w:p>
        </w:tc>
        <w:tc>
          <w:tcPr>
            <w:tcW w:w="240" w:type="dxa"/>
          </w:tcPr>
          <w:p w14:paraId="6D40BFF2" w14:textId="77777777" w:rsidR="00041680" w:rsidRDefault="00041680">
            <w:pPr>
              <w:spacing w:line="400" w:lineRule="exact"/>
              <w:jc w:val="center"/>
              <w:rPr>
                <w:rFonts w:ascii="SimSun" w:eastAsia="SimSun" w:hAnsi="SimSun" w:cs="SimSun"/>
                <w:sz w:val="24"/>
              </w:rPr>
            </w:pPr>
          </w:p>
        </w:tc>
        <w:tc>
          <w:tcPr>
            <w:tcW w:w="1060" w:type="dxa"/>
          </w:tcPr>
          <w:p w14:paraId="68108AA4"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CY</w:t>
            </w:r>
          </w:p>
        </w:tc>
        <w:tc>
          <w:tcPr>
            <w:tcW w:w="1284" w:type="dxa"/>
          </w:tcPr>
          <w:p w14:paraId="5DA3ACCA"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冲压</w:t>
            </w:r>
          </w:p>
        </w:tc>
        <w:tc>
          <w:tcPr>
            <w:tcW w:w="240" w:type="dxa"/>
          </w:tcPr>
          <w:p w14:paraId="6B289AD8" w14:textId="77777777" w:rsidR="00041680" w:rsidRDefault="00041680">
            <w:pPr>
              <w:spacing w:line="400" w:lineRule="exact"/>
              <w:jc w:val="center"/>
              <w:rPr>
                <w:rFonts w:ascii="SimSun" w:eastAsia="SimSun" w:hAnsi="SimSun" w:cs="SimSun"/>
                <w:sz w:val="24"/>
              </w:rPr>
            </w:pPr>
          </w:p>
        </w:tc>
        <w:tc>
          <w:tcPr>
            <w:tcW w:w="1064" w:type="dxa"/>
          </w:tcPr>
          <w:p w14:paraId="0FC94C07"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IZ</w:t>
            </w:r>
          </w:p>
        </w:tc>
        <w:tc>
          <w:tcPr>
            <w:tcW w:w="1477" w:type="dxa"/>
          </w:tcPr>
          <w:p w14:paraId="38767040"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进料</w:t>
            </w:r>
            <w:r>
              <w:rPr>
                <w:rFonts w:ascii="SimSun" w:eastAsia="SimSun" w:hAnsi="SimSun" w:cs="SimSun" w:hint="eastAsia"/>
                <w:sz w:val="24"/>
              </w:rPr>
              <w:t>(</w:t>
            </w:r>
            <w:r>
              <w:rPr>
                <w:rFonts w:ascii="SimSun" w:eastAsia="SimSun" w:hAnsi="SimSun" w:cs="SimSun" w:hint="eastAsia"/>
                <w:sz w:val="24"/>
              </w:rPr>
              <w:t>宣臻</w:t>
            </w:r>
            <w:r>
              <w:rPr>
                <w:rFonts w:ascii="SimSun" w:eastAsia="SimSun" w:hAnsi="SimSun" w:cs="SimSun" w:hint="eastAsia"/>
                <w:sz w:val="24"/>
              </w:rPr>
              <w:t>)</w:t>
            </w:r>
          </w:p>
        </w:tc>
        <w:tc>
          <w:tcPr>
            <w:tcW w:w="240" w:type="dxa"/>
          </w:tcPr>
          <w:p w14:paraId="32BD1A92" w14:textId="77777777" w:rsidR="00041680" w:rsidRDefault="00041680">
            <w:pPr>
              <w:spacing w:line="400" w:lineRule="exact"/>
              <w:jc w:val="center"/>
              <w:rPr>
                <w:rFonts w:ascii="SimSun" w:eastAsia="SimSun" w:hAnsi="SimSun" w:cs="SimSun"/>
                <w:sz w:val="24"/>
              </w:rPr>
            </w:pPr>
          </w:p>
        </w:tc>
        <w:tc>
          <w:tcPr>
            <w:tcW w:w="565" w:type="dxa"/>
          </w:tcPr>
          <w:p w14:paraId="1BB12C48"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OX</w:t>
            </w:r>
          </w:p>
        </w:tc>
        <w:tc>
          <w:tcPr>
            <w:tcW w:w="1513" w:type="dxa"/>
          </w:tcPr>
          <w:p w14:paraId="76FC8671"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出货</w:t>
            </w:r>
            <w:r>
              <w:rPr>
                <w:rFonts w:ascii="SimSun" w:eastAsia="SimSun" w:hAnsi="SimSun" w:cs="SimSun" w:hint="eastAsia"/>
                <w:sz w:val="24"/>
              </w:rPr>
              <w:t>(</w:t>
            </w:r>
            <w:r>
              <w:rPr>
                <w:rFonts w:ascii="SimSun" w:eastAsia="SimSun" w:hAnsi="SimSun" w:cs="SimSun" w:hint="eastAsia"/>
                <w:sz w:val="24"/>
              </w:rPr>
              <w:t>亦宣</w:t>
            </w:r>
            <w:r>
              <w:rPr>
                <w:rFonts w:ascii="SimSun" w:eastAsia="SimSun" w:hAnsi="SimSun" w:cs="SimSun" w:hint="eastAsia"/>
                <w:sz w:val="24"/>
              </w:rPr>
              <w:t>)</w:t>
            </w:r>
          </w:p>
        </w:tc>
      </w:tr>
      <w:tr w:rsidR="00041680" w14:paraId="2E668EF8" w14:textId="77777777">
        <w:trPr>
          <w:trHeight w:val="361"/>
        </w:trPr>
        <w:tc>
          <w:tcPr>
            <w:tcW w:w="637" w:type="dxa"/>
          </w:tcPr>
          <w:p w14:paraId="3AC36273"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ZR</w:t>
            </w:r>
          </w:p>
        </w:tc>
        <w:tc>
          <w:tcPr>
            <w:tcW w:w="1250" w:type="dxa"/>
          </w:tcPr>
          <w:p w14:paraId="74A49E4E"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植绒</w:t>
            </w:r>
          </w:p>
        </w:tc>
        <w:tc>
          <w:tcPr>
            <w:tcW w:w="240" w:type="dxa"/>
          </w:tcPr>
          <w:p w14:paraId="6A5A0FF1" w14:textId="77777777" w:rsidR="00041680" w:rsidRDefault="00041680">
            <w:pPr>
              <w:spacing w:line="400" w:lineRule="exact"/>
              <w:jc w:val="center"/>
              <w:rPr>
                <w:rFonts w:ascii="SimSun" w:eastAsia="SimSun" w:hAnsi="SimSun" w:cs="SimSun"/>
                <w:sz w:val="24"/>
              </w:rPr>
            </w:pPr>
          </w:p>
        </w:tc>
        <w:tc>
          <w:tcPr>
            <w:tcW w:w="1060" w:type="dxa"/>
          </w:tcPr>
          <w:p w14:paraId="1C228943"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ZZ</w:t>
            </w:r>
          </w:p>
        </w:tc>
        <w:tc>
          <w:tcPr>
            <w:tcW w:w="1284" w:type="dxa"/>
          </w:tcPr>
          <w:p w14:paraId="73F89AB7"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组装</w:t>
            </w:r>
          </w:p>
        </w:tc>
        <w:tc>
          <w:tcPr>
            <w:tcW w:w="240" w:type="dxa"/>
          </w:tcPr>
          <w:p w14:paraId="23545458" w14:textId="77777777" w:rsidR="00041680" w:rsidRDefault="00041680">
            <w:pPr>
              <w:spacing w:line="400" w:lineRule="exact"/>
              <w:jc w:val="center"/>
              <w:rPr>
                <w:rFonts w:ascii="SimSun" w:eastAsia="SimSun" w:hAnsi="SimSun" w:cs="SimSun"/>
                <w:sz w:val="24"/>
              </w:rPr>
            </w:pPr>
          </w:p>
        </w:tc>
        <w:tc>
          <w:tcPr>
            <w:tcW w:w="1064" w:type="dxa"/>
          </w:tcPr>
          <w:p w14:paraId="7534832A"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IX</w:t>
            </w:r>
          </w:p>
        </w:tc>
        <w:tc>
          <w:tcPr>
            <w:tcW w:w="1477" w:type="dxa"/>
          </w:tcPr>
          <w:p w14:paraId="7A98E23B"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进料</w:t>
            </w:r>
            <w:r>
              <w:rPr>
                <w:rFonts w:ascii="SimSun" w:eastAsia="SimSun" w:hAnsi="SimSun" w:cs="SimSun" w:hint="eastAsia"/>
                <w:sz w:val="24"/>
              </w:rPr>
              <w:t>(</w:t>
            </w:r>
            <w:r>
              <w:rPr>
                <w:rFonts w:ascii="SimSun" w:eastAsia="SimSun" w:hAnsi="SimSun" w:cs="SimSun" w:hint="eastAsia"/>
                <w:sz w:val="24"/>
              </w:rPr>
              <w:t>亦宣</w:t>
            </w:r>
            <w:r>
              <w:rPr>
                <w:rFonts w:ascii="SimSun" w:eastAsia="SimSun" w:hAnsi="SimSun" w:cs="SimSun" w:hint="eastAsia"/>
                <w:sz w:val="24"/>
              </w:rPr>
              <w:t>)</w:t>
            </w:r>
          </w:p>
        </w:tc>
        <w:tc>
          <w:tcPr>
            <w:tcW w:w="240" w:type="dxa"/>
          </w:tcPr>
          <w:p w14:paraId="562BFAED" w14:textId="77777777" w:rsidR="00041680" w:rsidRDefault="00041680">
            <w:pPr>
              <w:spacing w:line="400" w:lineRule="exact"/>
              <w:jc w:val="center"/>
              <w:rPr>
                <w:rFonts w:ascii="SimSun" w:eastAsia="SimSun" w:hAnsi="SimSun" w:cs="SimSun"/>
                <w:sz w:val="24"/>
              </w:rPr>
            </w:pPr>
          </w:p>
        </w:tc>
        <w:tc>
          <w:tcPr>
            <w:tcW w:w="565" w:type="dxa"/>
          </w:tcPr>
          <w:p w14:paraId="70463BEC"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OJ</w:t>
            </w:r>
          </w:p>
        </w:tc>
        <w:tc>
          <w:tcPr>
            <w:tcW w:w="1513" w:type="dxa"/>
          </w:tcPr>
          <w:p w14:paraId="5175C72B"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出货</w:t>
            </w:r>
            <w:r>
              <w:rPr>
                <w:rFonts w:ascii="SimSun" w:eastAsia="SimSun" w:hAnsi="SimSun" w:cs="SimSun" w:hint="eastAsia"/>
                <w:sz w:val="24"/>
              </w:rPr>
              <w:t>(</w:t>
            </w:r>
            <w:r>
              <w:rPr>
                <w:rFonts w:ascii="SimSun" w:eastAsia="SimSun" w:hAnsi="SimSun" w:cs="SimSun" w:hint="eastAsia"/>
                <w:sz w:val="24"/>
              </w:rPr>
              <w:t>亦佳</w:t>
            </w:r>
            <w:r>
              <w:rPr>
                <w:rFonts w:ascii="SimSun" w:eastAsia="SimSun" w:hAnsi="SimSun" w:cs="SimSun" w:hint="eastAsia"/>
                <w:sz w:val="24"/>
              </w:rPr>
              <w:t>)</w:t>
            </w:r>
          </w:p>
        </w:tc>
      </w:tr>
      <w:tr w:rsidR="00041680" w14:paraId="340551A9" w14:textId="77777777">
        <w:trPr>
          <w:trHeight w:val="361"/>
        </w:trPr>
        <w:tc>
          <w:tcPr>
            <w:tcW w:w="637" w:type="dxa"/>
          </w:tcPr>
          <w:p w14:paraId="2F878B79"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PT</w:t>
            </w:r>
          </w:p>
        </w:tc>
        <w:tc>
          <w:tcPr>
            <w:tcW w:w="1250" w:type="dxa"/>
          </w:tcPr>
          <w:p w14:paraId="7DFE7074"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喷涂</w:t>
            </w:r>
          </w:p>
        </w:tc>
        <w:tc>
          <w:tcPr>
            <w:tcW w:w="240" w:type="dxa"/>
          </w:tcPr>
          <w:p w14:paraId="252D07A1" w14:textId="77777777" w:rsidR="00041680" w:rsidRDefault="00041680">
            <w:pPr>
              <w:spacing w:line="400" w:lineRule="exact"/>
              <w:jc w:val="center"/>
              <w:rPr>
                <w:rFonts w:ascii="SimSun" w:eastAsia="SimSun" w:hAnsi="SimSun" w:cs="SimSun"/>
                <w:sz w:val="24"/>
              </w:rPr>
            </w:pPr>
          </w:p>
        </w:tc>
        <w:tc>
          <w:tcPr>
            <w:tcW w:w="1060" w:type="dxa"/>
          </w:tcPr>
          <w:p w14:paraId="4B8A7E22"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YH</w:t>
            </w:r>
          </w:p>
        </w:tc>
        <w:tc>
          <w:tcPr>
            <w:tcW w:w="1284" w:type="dxa"/>
          </w:tcPr>
          <w:p w14:paraId="1B15C59B"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氧化</w:t>
            </w:r>
          </w:p>
        </w:tc>
        <w:tc>
          <w:tcPr>
            <w:tcW w:w="240" w:type="dxa"/>
          </w:tcPr>
          <w:p w14:paraId="2D4A8A53" w14:textId="77777777" w:rsidR="00041680" w:rsidRDefault="00041680">
            <w:pPr>
              <w:spacing w:line="400" w:lineRule="exact"/>
              <w:jc w:val="center"/>
              <w:rPr>
                <w:rFonts w:ascii="SimSun" w:eastAsia="SimSun" w:hAnsi="SimSun" w:cs="SimSun"/>
                <w:sz w:val="24"/>
              </w:rPr>
            </w:pPr>
          </w:p>
        </w:tc>
        <w:tc>
          <w:tcPr>
            <w:tcW w:w="1064" w:type="dxa"/>
          </w:tcPr>
          <w:p w14:paraId="1FA962C7"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IJ</w:t>
            </w:r>
          </w:p>
        </w:tc>
        <w:tc>
          <w:tcPr>
            <w:tcW w:w="1477" w:type="dxa"/>
          </w:tcPr>
          <w:p w14:paraId="403F30DA"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进料</w:t>
            </w:r>
            <w:r>
              <w:rPr>
                <w:rFonts w:ascii="SimSun" w:eastAsia="SimSun" w:hAnsi="SimSun" w:cs="SimSun" w:hint="eastAsia"/>
                <w:sz w:val="24"/>
              </w:rPr>
              <w:t>(</w:t>
            </w:r>
            <w:r>
              <w:rPr>
                <w:rFonts w:ascii="SimSun" w:eastAsia="SimSun" w:hAnsi="SimSun" w:cs="SimSun" w:hint="eastAsia"/>
                <w:sz w:val="24"/>
              </w:rPr>
              <w:t>亦佳</w:t>
            </w:r>
            <w:r>
              <w:rPr>
                <w:rFonts w:ascii="SimSun" w:eastAsia="SimSun" w:hAnsi="SimSun" w:cs="SimSun" w:hint="eastAsia"/>
                <w:sz w:val="24"/>
              </w:rPr>
              <w:t>)</w:t>
            </w:r>
          </w:p>
        </w:tc>
        <w:tc>
          <w:tcPr>
            <w:tcW w:w="240" w:type="dxa"/>
          </w:tcPr>
          <w:p w14:paraId="5341FCC0" w14:textId="77777777" w:rsidR="00041680" w:rsidRDefault="00041680">
            <w:pPr>
              <w:spacing w:line="400" w:lineRule="exact"/>
              <w:jc w:val="center"/>
              <w:rPr>
                <w:rFonts w:ascii="SimSun" w:eastAsia="SimSun" w:hAnsi="SimSun" w:cs="SimSun"/>
                <w:sz w:val="24"/>
              </w:rPr>
            </w:pPr>
          </w:p>
        </w:tc>
        <w:tc>
          <w:tcPr>
            <w:tcW w:w="565" w:type="dxa"/>
          </w:tcPr>
          <w:p w14:paraId="258A3E9F" w14:textId="77777777" w:rsidR="00041680" w:rsidRDefault="00041680">
            <w:pPr>
              <w:spacing w:line="400" w:lineRule="exact"/>
              <w:jc w:val="center"/>
              <w:rPr>
                <w:rFonts w:ascii="SimSun" w:eastAsia="SimSun" w:hAnsi="SimSun" w:cs="SimSun"/>
                <w:sz w:val="24"/>
              </w:rPr>
            </w:pPr>
          </w:p>
        </w:tc>
        <w:tc>
          <w:tcPr>
            <w:tcW w:w="1513" w:type="dxa"/>
          </w:tcPr>
          <w:p w14:paraId="439130AE" w14:textId="77777777" w:rsidR="00041680" w:rsidRDefault="00041680">
            <w:pPr>
              <w:spacing w:line="400" w:lineRule="exact"/>
              <w:jc w:val="center"/>
              <w:rPr>
                <w:rFonts w:ascii="SimSun" w:eastAsia="SimSun" w:hAnsi="SimSun" w:cs="SimSun"/>
                <w:sz w:val="24"/>
              </w:rPr>
            </w:pPr>
          </w:p>
        </w:tc>
      </w:tr>
      <w:tr w:rsidR="00041680" w14:paraId="529C79E5" w14:textId="77777777">
        <w:trPr>
          <w:trHeight w:val="370"/>
        </w:trPr>
        <w:tc>
          <w:tcPr>
            <w:tcW w:w="637" w:type="dxa"/>
          </w:tcPr>
          <w:p w14:paraId="4B1AA10D"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TY</w:t>
            </w:r>
          </w:p>
        </w:tc>
        <w:tc>
          <w:tcPr>
            <w:tcW w:w="1250" w:type="dxa"/>
          </w:tcPr>
          <w:p w14:paraId="57A155B3"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烫金印刷</w:t>
            </w:r>
          </w:p>
        </w:tc>
        <w:tc>
          <w:tcPr>
            <w:tcW w:w="240" w:type="dxa"/>
          </w:tcPr>
          <w:p w14:paraId="63619608" w14:textId="77777777" w:rsidR="00041680" w:rsidRDefault="00041680">
            <w:pPr>
              <w:spacing w:line="400" w:lineRule="exact"/>
              <w:jc w:val="center"/>
              <w:rPr>
                <w:rFonts w:ascii="SimSun" w:eastAsia="SimSun" w:hAnsi="SimSun" w:cs="SimSun"/>
                <w:sz w:val="24"/>
              </w:rPr>
            </w:pPr>
          </w:p>
        </w:tc>
        <w:tc>
          <w:tcPr>
            <w:tcW w:w="1060" w:type="dxa"/>
          </w:tcPr>
          <w:p w14:paraId="31C5A13A"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PG</w:t>
            </w:r>
          </w:p>
        </w:tc>
        <w:tc>
          <w:tcPr>
            <w:tcW w:w="1284" w:type="dxa"/>
          </w:tcPr>
          <w:p w14:paraId="05C6EC44"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抛光</w:t>
            </w:r>
          </w:p>
        </w:tc>
        <w:tc>
          <w:tcPr>
            <w:tcW w:w="240" w:type="dxa"/>
          </w:tcPr>
          <w:p w14:paraId="3B62970A" w14:textId="77777777" w:rsidR="00041680" w:rsidRDefault="00041680">
            <w:pPr>
              <w:spacing w:line="400" w:lineRule="exact"/>
              <w:jc w:val="center"/>
              <w:rPr>
                <w:rFonts w:ascii="SimSun" w:eastAsia="SimSun" w:hAnsi="SimSun" w:cs="SimSun"/>
                <w:sz w:val="24"/>
              </w:rPr>
            </w:pPr>
          </w:p>
        </w:tc>
        <w:tc>
          <w:tcPr>
            <w:tcW w:w="1064" w:type="dxa"/>
          </w:tcPr>
          <w:p w14:paraId="50492629"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OZ</w:t>
            </w:r>
          </w:p>
        </w:tc>
        <w:tc>
          <w:tcPr>
            <w:tcW w:w="1477" w:type="dxa"/>
          </w:tcPr>
          <w:p w14:paraId="2149D055" w14:textId="77777777" w:rsidR="00041680" w:rsidRDefault="00CB7BF4">
            <w:pPr>
              <w:spacing w:line="400" w:lineRule="exact"/>
              <w:jc w:val="center"/>
              <w:rPr>
                <w:rFonts w:ascii="SimSun" w:eastAsia="SimSun" w:hAnsi="SimSun" w:cs="SimSun"/>
                <w:sz w:val="24"/>
              </w:rPr>
            </w:pPr>
            <w:r>
              <w:rPr>
                <w:rFonts w:ascii="SimSun" w:eastAsia="SimSun" w:hAnsi="SimSun" w:cs="SimSun" w:hint="eastAsia"/>
                <w:sz w:val="24"/>
              </w:rPr>
              <w:t>出货</w:t>
            </w:r>
            <w:r>
              <w:rPr>
                <w:rFonts w:ascii="SimSun" w:eastAsia="SimSun" w:hAnsi="SimSun" w:cs="SimSun" w:hint="eastAsia"/>
                <w:sz w:val="24"/>
              </w:rPr>
              <w:t>(</w:t>
            </w:r>
            <w:r>
              <w:rPr>
                <w:rFonts w:ascii="SimSun" w:eastAsia="SimSun" w:hAnsi="SimSun" w:cs="SimSun" w:hint="eastAsia"/>
                <w:sz w:val="24"/>
              </w:rPr>
              <w:t>宣臻</w:t>
            </w:r>
            <w:r>
              <w:rPr>
                <w:rFonts w:ascii="SimSun" w:eastAsia="SimSun" w:hAnsi="SimSun" w:cs="SimSun" w:hint="eastAsia"/>
                <w:sz w:val="24"/>
              </w:rPr>
              <w:t>)</w:t>
            </w:r>
          </w:p>
        </w:tc>
        <w:tc>
          <w:tcPr>
            <w:tcW w:w="240" w:type="dxa"/>
          </w:tcPr>
          <w:p w14:paraId="27CA13C3" w14:textId="77777777" w:rsidR="00041680" w:rsidRDefault="00041680">
            <w:pPr>
              <w:spacing w:line="400" w:lineRule="exact"/>
              <w:jc w:val="center"/>
              <w:rPr>
                <w:rFonts w:ascii="SimSun" w:eastAsia="SimSun" w:hAnsi="SimSun" w:cs="SimSun"/>
                <w:sz w:val="24"/>
              </w:rPr>
            </w:pPr>
          </w:p>
        </w:tc>
        <w:tc>
          <w:tcPr>
            <w:tcW w:w="565" w:type="dxa"/>
          </w:tcPr>
          <w:p w14:paraId="0E64F33D" w14:textId="77777777" w:rsidR="00041680" w:rsidRDefault="00041680">
            <w:pPr>
              <w:spacing w:line="400" w:lineRule="exact"/>
              <w:jc w:val="center"/>
              <w:rPr>
                <w:rFonts w:ascii="SimSun" w:eastAsia="SimSun" w:hAnsi="SimSun" w:cs="SimSun"/>
                <w:sz w:val="24"/>
              </w:rPr>
            </w:pPr>
          </w:p>
        </w:tc>
        <w:tc>
          <w:tcPr>
            <w:tcW w:w="1513" w:type="dxa"/>
          </w:tcPr>
          <w:p w14:paraId="51D42501" w14:textId="77777777" w:rsidR="00041680" w:rsidRDefault="00041680">
            <w:pPr>
              <w:spacing w:line="400" w:lineRule="exact"/>
              <w:jc w:val="center"/>
              <w:rPr>
                <w:rFonts w:ascii="SimSun" w:eastAsia="SimSun" w:hAnsi="SimSun" w:cs="SimSun"/>
                <w:sz w:val="24"/>
              </w:rPr>
            </w:pPr>
          </w:p>
        </w:tc>
      </w:tr>
    </w:tbl>
    <w:p w14:paraId="57FD1A8F" w14:textId="77777777" w:rsidR="00041680" w:rsidRDefault="00041680">
      <w:pPr>
        <w:spacing w:line="400" w:lineRule="exact"/>
        <w:rPr>
          <w:rFonts w:ascii="SimSun" w:eastAsia="SimSun" w:hAnsi="SimSun" w:cs="SimSun"/>
          <w:sz w:val="24"/>
        </w:rPr>
      </w:pPr>
    </w:p>
    <w:p w14:paraId="23F0CE05"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品质部保留相关检验记录，“品质异常单”每天提交文员处进行统计汇总。</w:t>
      </w:r>
    </w:p>
    <w:p w14:paraId="681C6922" w14:textId="77777777" w:rsidR="00041680" w:rsidRDefault="00CB7BF4">
      <w:pPr>
        <w:numPr>
          <w:ilvl w:val="0"/>
          <w:numId w:val="1"/>
        </w:numPr>
        <w:spacing w:line="400" w:lineRule="exact"/>
        <w:rPr>
          <w:rFonts w:ascii="SimSun" w:eastAsia="SimSun" w:hAnsi="SimSun" w:cs="SimSun"/>
          <w:b/>
          <w:bCs/>
          <w:sz w:val="24"/>
        </w:rPr>
      </w:pPr>
      <w:r>
        <w:rPr>
          <w:rFonts w:ascii="SimSun" w:eastAsia="SimSun" w:hAnsi="SimSun" w:cs="SimSun" w:hint="eastAsia"/>
          <w:b/>
          <w:bCs/>
          <w:sz w:val="24"/>
        </w:rPr>
        <w:t>相关文件：</w:t>
      </w:r>
    </w:p>
    <w:p w14:paraId="24FA3CF5"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MYCAH-OP-GM-20</w:t>
      </w:r>
      <w:r>
        <w:rPr>
          <w:rFonts w:ascii="SimSun" w:eastAsia="SimSun" w:hAnsi="SimSun" w:cs="SimSun" w:hint="eastAsia"/>
          <w:sz w:val="24"/>
        </w:rPr>
        <w:t>《不合格品控制程序》</w:t>
      </w:r>
    </w:p>
    <w:p w14:paraId="2F01434B"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MYC</w:t>
      </w:r>
      <w:r>
        <w:rPr>
          <w:rFonts w:ascii="SimSun" w:eastAsia="SimSun" w:hAnsi="SimSun" w:cs="SimSun" w:hint="eastAsia"/>
          <w:sz w:val="24"/>
        </w:rPr>
        <w:t>AH</w:t>
      </w:r>
      <w:r>
        <w:rPr>
          <w:rFonts w:ascii="SimSun" w:eastAsia="SimSun" w:hAnsi="SimSun" w:cs="SimSun" w:hint="eastAsia"/>
          <w:sz w:val="24"/>
        </w:rPr>
        <w:t>-OP-GM-17</w:t>
      </w:r>
      <w:r>
        <w:rPr>
          <w:rFonts w:ascii="SimSun" w:eastAsia="SimSun" w:hAnsi="SimSun" w:cs="SimSun" w:hint="eastAsia"/>
          <w:sz w:val="24"/>
        </w:rPr>
        <w:t>《标识与可追溯控制程序》</w:t>
      </w:r>
    </w:p>
    <w:p w14:paraId="5E7F683D"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MYCAH-WI-QD-001</w:t>
      </w:r>
      <w:r>
        <w:rPr>
          <w:rFonts w:ascii="SimSun" w:eastAsia="SimSun" w:hAnsi="SimSun" w:cs="SimSun" w:hint="eastAsia"/>
          <w:sz w:val="24"/>
        </w:rPr>
        <w:t>《产品抽样计划》</w:t>
      </w:r>
    </w:p>
    <w:p w14:paraId="58CEDDC0" w14:textId="77777777" w:rsidR="00041680" w:rsidRDefault="00CB7BF4">
      <w:pPr>
        <w:numPr>
          <w:ilvl w:val="1"/>
          <w:numId w:val="1"/>
        </w:numPr>
        <w:spacing w:line="400" w:lineRule="exact"/>
        <w:rPr>
          <w:rFonts w:ascii="SimSun" w:eastAsia="SimSun" w:hAnsi="SimSun" w:cs="SimSun"/>
          <w:bCs/>
          <w:sz w:val="24"/>
        </w:rPr>
      </w:pPr>
      <w:r>
        <w:rPr>
          <w:rFonts w:ascii="SimSun" w:eastAsia="SimSun" w:hAnsi="SimSun" w:cs="SimSun" w:hint="eastAsia"/>
          <w:sz w:val="24"/>
        </w:rPr>
        <w:t>MYCAH-WI-QD-005</w:t>
      </w:r>
      <w:r>
        <w:rPr>
          <w:rFonts w:ascii="SimSun" w:eastAsia="SimSun" w:hAnsi="SimSun" w:cs="SimSun" w:hint="eastAsia"/>
          <w:sz w:val="24"/>
        </w:rPr>
        <w:t>《品质判定基准》</w:t>
      </w:r>
    </w:p>
    <w:p w14:paraId="131DF6AE" w14:textId="77777777" w:rsidR="00041680" w:rsidRDefault="00CB7BF4">
      <w:pPr>
        <w:numPr>
          <w:ilvl w:val="0"/>
          <w:numId w:val="1"/>
        </w:numPr>
        <w:spacing w:line="400" w:lineRule="exact"/>
        <w:rPr>
          <w:rFonts w:ascii="SimSun" w:eastAsia="SimSun" w:hAnsi="SimSun" w:cs="SimSun"/>
          <w:b/>
          <w:bCs/>
          <w:sz w:val="24"/>
        </w:rPr>
      </w:pPr>
      <w:r>
        <w:rPr>
          <w:rFonts w:ascii="SimSun" w:eastAsia="SimSun" w:hAnsi="SimSun" w:cs="SimSun" w:hint="eastAsia"/>
          <w:b/>
          <w:bCs/>
          <w:sz w:val="24"/>
        </w:rPr>
        <w:t>相关记录：</w:t>
      </w:r>
    </w:p>
    <w:p w14:paraId="7F8D2236"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MYC-FM-QD-001 </w:t>
      </w:r>
      <w:r>
        <w:rPr>
          <w:rFonts w:ascii="SimSun" w:eastAsia="SimSun" w:hAnsi="SimSun" w:cs="SimSun" w:hint="eastAsia"/>
          <w:sz w:val="24"/>
        </w:rPr>
        <w:t>品质异常单</w:t>
      </w:r>
    </w:p>
    <w:p w14:paraId="646669E0"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MYC-FM-QD-002 </w:t>
      </w:r>
      <w:r>
        <w:rPr>
          <w:rFonts w:ascii="SimSun" w:eastAsia="SimSun" w:hAnsi="SimSun" w:cs="SimSun" w:hint="eastAsia"/>
          <w:sz w:val="24"/>
        </w:rPr>
        <w:t>首件确认单</w:t>
      </w:r>
    </w:p>
    <w:p w14:paraId="47F8A4BF"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lastRenderedPageBreak/>
        <w:t xml:space="preserve">MYC-FM-QD-004 </w:t>
      </w:r>
      <w:r>
        <w:rPr>
          <w:rFonts w:ascii="SimSun" w:eastAsia="SimSun" w:hAnsi="SimSun" w:cs="SimSun" w:hint="eastAsia"/>
          <w:sz w:val="24"/>
        </w:rPr>
        <w:t>尺寸功能检验记录表</w:t>
      </w:r>
    </w:p>
    <w:p w14:paraId="28D4FC38"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MYC-FM-QD-005</w:t>
      </w:r>
      <w:r>
        <w:rPr>
          <w:rFonts w:ascii="SimSun" w:eastAsia="SimSun" w:hAnsi="SimSun" w:cs="SimSun" w:hint="eastAsia"/>
          <w:sz w:val="24"/>
        </w:rPr>
        <w:t>注塑车间巡检终检记录表</w:t>
      </w:r>
    </w:p>
    <w:p w14:paraId="0DDCB91A"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MYC-FM-QD-006</w:t>
      </w:r>
      <w:r>
        <w:rPr>
          <w:rFonts w:ascii="SimSun" w:eastAsia="SimSun" w:hAnsi="SimSun" w:cs="SimSun" w:hint="eastAsia"/>
          <w:sz w:val="24"/>
        </w:rPr>
        <w:t>烫印</w:t>
      </w:r>
      <w:r>
        <w:rPr>
          <w:rFonts w:ascii="SimSun" w:eastAsia="SimSun" w:hAnsi="SimSun" w:cs="SimSun" w:hint="eastAsia"/>
          <w:sz w:val="24"/>
        </w:rPr>
        <w:t>车间巡检终检</w:t>
      </w:r>
      <w:r>
        <w:rPr>
          <w:rFonts w:ascii="SimSun" w:eastAsia="SimSun" w:hAnsi="SimSun" w:cs="SimSun" w:hint="eastAsia"/>
          <w:sz w:val="24"/>
        </w:rPr>
        <w:t>记录表</w:t>
      </w:r>
    </w:p>
    <w:p w14:paraId="67B5DC3B"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MYC-FM-QD-007</w:t>
      </w:r>
      <w:r>
        <w:rPr>
          <w:rFonts w:ascii="SimSun" w:eastAsia="SimSun" w:hAnsi="SimSun" w:cs="SimSun" w:hint="eastAsia"/>
          <w:sz w:val="24"/>
        </w:rPr>
        <w:t>组装车间巡检终检</w:t>
      </w:r>
      <w:r>
        <w:rPr>
          <w:rFonts w:ascii="SimSun" w:eastAsia="SimSun" w:hAnsi="SimSun" w:cs="SimSun" w:hint="eastAsia"/>
          <w:sz w:val="24"/>
        </w:rPr>
        <w:t>记录表</w:t>
      </w:r>
    </w:p>
    <w:p w14:paraId="46CEAFB4"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MYC-FM-QD-009 </w:t>
      </w:r>
      <w:r>
        <w:rPr>
          <w:rFonts w:ascii="SimSun" w:eastAsia="SimSun" w:hAnsi="SimSun" w:cs="SimSun" w:hint="eastAsia"/>
          <w:sz w:val="24"/>
        </w:rPr>
        <w:t>末件确认单</w:t>
      </w:r>
    </w:p>
    <w:p w14:paraId="0237784B"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MYC-FM-QD-010  </w:t>
      </w:r>
      <w:r>
        <w:rPr>
          <w:rFonts w:ascii="SimSun" w:eastAsia="SimSun" w:hAnsi="SimSun" w:cs="SimSun" w:hint="eastAsia"/>
          <w:sz w:val="24"/>
        </w:rPr>
        <w:t>出货检验报告</w:t>
      </w:r>
    </w:p>
    <w:p w14:paraId="250E77F1"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MYC-FM-QD-011 </w:t>
      </w:r>
      <w:r>
        <w:rPr>
          <w:rFonts w:ascii="SimSun" w:eastAsia="SimSun" w:hAnsi="SimSun" w:cs="SimSun" w:hint="eastAsia"/>
          <w:sz w:val="24"/>
        </w:rPr>
        <w:t>冲压巡检记录表</w:t>
      </w:r>
    </w:p>
    <w:p w14:paraId="371C0FDA"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MYC-FM-QD-012 </w:t>
      </w:r>
      <w:r>
        <w:rPr>
          <w:rFonts w:ascii="SimSun" w:eastAsia="SimSun" w:hAnsi="SimSun" w:cs="SimSun" w:hint="eastAsia"/>
          <w:sz w:val="24"/>
        </w:rPr>
        <w:t>转出检验记录表</w:t>
      </w:r>
    </w:p>
    <w:p w14:paraId="4A98EA9F"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MYC-FM-QD-013 </w:t>
      </w:r>
      <w:r>
        <w:rPr>
          <w:rFonts w:ascii="SimSun" w:eastAsia="SimSun" w:hAnsi="SimSun" w:cs="SimSun" w:hint="eastAsia"/>
          <w:sz w:val="24"/>
        </w:rPr>
        <w:t>抛光检验记录表</w:t>
      </w:r>
    </w:p>
    <w:p w14:paraId="676DBA17"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MYC-FM-QD-014 </w:t>
      </w:r>
      <w:r>
        <w:rPr>
          <w:rFonts w:ascii="SimSun" w:eastAsia="SimSun" w:hAnsi="SimSun" w:cs="SimSun" w:hint="eastAsia"/>
          <w:sz w:val="24"/>
        </w:rPr>
        <w:t>氧化检验报表</w:t>
      </w:r>
    </w:p>
    <w:p w14:paraId="7788E682"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MYC-FM-QD-015 </w:t>
      </w:r>
      <w:r>
        <w:rPr>
          <w:rFonts w:ascii="SimSun" w:eastAsia="SimSun" w:hAnsi="SimSun" w:cs="SimSun" w:hint="eastAsia"/>
          <w:sz w:val="24"/>
        </w:rPr>
        <w:t>植绒检验记录表</w:t>
      </w:r>
    </w:p>
    <w:p w14:paraId="5A00077B"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MYC-FM-QD-016 </w:t>
      </w:r>
      <w:r>
        <w:rPr>
          <w:rFonts w:ascii="SimSun" w:eastAsia="SimSun" w:hAnsi="SimSun" w:cs="SimSun" w:hint="eastAsia"/>
          <w:sz w:val="24"/>
        </w:rPr>
        <w:t>喷涂车间巡检终检记录表</w:t>
      </w:r>
    </w:p>
    <w:p w14:paraId="4E2BD612"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 xml:space="preserve">MYC-FM-QD-021 </w:t>
      </w:r>
      <w:r>
        <w:rPr>
          <w:rFonts w:ascii="SimSun" w:eastAsia="SimSun" w:hAnsi="SimSun" w:cs="SimSun" w:hint="eastAsia"/>
          <w:sz w:val="24"/>
        </w:rPr>
        <w:t>成品留样记录表</w:t>
      </w:r>
    </w:p>
    <w:p w14:paraId="02C048F5" w14:textId="77777777" w:rsidR="00041680" w:rsidRDefault="00CB7BF4">
      <w:pPr>
        <w:numPr>
          <w:ilvl w:val="1"/>
          <w:numId w:val="1"/>
        </w:numPr>
        <w:spacing w:line="400" w:lineRule="exact"/>
        <w:rPr>
          <w:rFonts w:ascii="SimSun" w:eastAsia="SimSun" w:hAnsi="SimSun" w:cs="SimSun"/>
          <w:sz w:val="24"/>
        </w:rPr>
      </w:pPr>
      <w:r>
        <w:rPr>
          <w:rFonts w:ascii="SimSun" w:eastAsia="SimSun" w:hAnsi="SimSun" w:cs="SimSun" w:hint="eastAsia"/>
          <w:sz w:val="24"/>
        </w:rPr>
        <w:t>MYC-FM-QD-059 FQC</w:t>
      </w:r>
      <w:r>
        <w:rPr>
          <w:rFonts w:ascii="SimSun" w:eastAsia="SimSun" w:hAnsi="SimSun" w:cs="SimSun" w:hint="eastAsia"/>
          <w:sz w:val="24"/>
        </w:rPr>
        <w:t>终检记录表</w:t>
      </w:r>
    </w:p>
    <w:p w14:paraId="25BB9F5F" w14:textId="77777777" w:rsidR="00041680" w:rsidRDefault="00CB7BF4">
      <w:pPr>
        <w:numPr>
          <w:ilvl w:val="0"/>
          <w:numId w:val="1"/>
        </w:numPr>
        <w:spacing w:line="400" w:lineRule="exact"/>
        <w:rPr>
          <w:rFonts w:ascii="Times New Roman" w:eastAsia="SimSun" w:hAnsi="Times New Roman" w:cs="Times New Roman"/>
          <w:sz w:val="24"/>
        </w:rPr>
      </w:pPr>
      <w:r>
        <w:rPr>
          <w:rFonts w:ascii="SimSun" w:eastAsia="SimSun" w:hAnsi="SimSun" w:cs="SimSun" w:hint="eastAsia"/>
          <w:b/>
          <w:bCs/>
          <w:sz w:val="24"/>
        </w:rPr>
        <w:t>相关附件</w:t>
      </w:r>
      <w:r>
        <w:rPr>
          <w:rFonts w:ascii="SimSun" w:eastAsia="SimSun" w:hAnsi="SimSun" w:cs="SimSun" w:hint="eastAsia"/>
          <w:sz w:val="24"/>
        </w:rPr>
        <w:t>：无</w:t>
      </w:r>
    </w:p>
    <w:p w14:paraId="29DDB41E" w14:textId="77777777" w:rsidR="00041680" w:rsidRDefault="00041680">
      <w:pPr>
        <w:spacing w:line="400" w:lineRule="exact"/>
        <w:ind w:leftChars="-7" w:left="-15"/>
        <w:rPr>
          <w:rFonts w:ascii="Times New Roman" w:eastAsia="SimSun" w:hAnsi="Times New Roman" w:cs="Times New Roman"/>
          <w:sz w:val="24"/>
        </w:rPr>
      </w:pPr>
    </w:p>
    <w:sectPr w:rsidR="00041680">
      <w:pgSz w:w="11906" w:h="16838"/>
      <w:pgMar w:top="1020" w:right="1020" w:bottom="907" w:left="1020" w:header="851" w:footer="850"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848A6" w14:textId="77777777" w:rsidR="00CB7BF4" w:rsidRDefault="00CB7BF4">
      <w:r>
        <w:separator/>
      </w:r>
    </w:p>
  </w:endnote>
  <w:endnote w:type="continuationSeparator" w:id="0">
    <w:p w14:paraId="3F680A4F" w14:textId="77777777" w:rsidR="00CB7BF4" w:rsidRDefault="00CB7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文鼎细仿宋繁">
    <w:altName w:val="宋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auto"/>
    <w:pitch w:val="default"/>
    <w:sig w:usb0="00000000" w:usb1="0000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1918D" w14:textId="77777777" w:rsidR="00CB7BF4" w:rsidRDefault="00CB7BF4">
      <w:r>
        <w:separator/>
      </w:r>
    </w:p>
  </w:footnote>
  <w:footnote w:type="continuationSeparator" w:id="0">
    <w:p w14:paraId="1FB0A3E6" w14:textId="77777777" w:rsidR="00CB7BF4" w:rsidRDefault="00CB7B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1118" w:tblpY="868"/>
      <w:tblOverlap w:val="neve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38"/>
      <w:gridCol w:w="4002"/>
      <w:gridCol w:w="2835"/>
    </w:tblGrid>
    <w:tr w:rsidR="00041680" w14:paraId="48B11C03" w14:textId="77777777">
      <w:trPr>
        <w:cantSplit/>
        <w:trHeight w:hRule="exact" w:val="1417"/>
      </w:trPr>
      <w:tc>
        <w:tcPr>
          <w:tcW w:w="3038" w:type="dxa"/>
          <w:tcBorders>
            <w:top w:val="threeDEmboss" w:sz="6" w:space="0" w:color="auto"/>
            <w:left w:val="threeDEmboss" w:sz="6" w:space="0" w:color="auto"/>
            <w:bottom w:val="threeDEmboss" w:sz="6" w:space="0" w:color="auto"/>
            <w:right w:val="threeDEmboss" w:sz="6" w:space="0" w:color="auto"/>
          </w:tcBorders>
          <w:vAlign w:val="center"/>
        </w:tcPr>
        <w:p w14:paraId="2D539266" w14:textId="6D5302CD" w:rsidR="00041680" w:rsidRDefault="00641F64">
          <w:pPr>
            <w:pStyle w:val="Retraitnormal"/>
            <w:ind w:firstLine="0"/>
            <w:jc w:val="center"/>
            <w:rPr>
              <w:rFonts w:ascii="SimSun" w:eastAsia="SimSun" w:hAnsi="SimSun" w:cs="SimSun"/>
            </w:rPr>
          </w:pPr>
          <w:r>
            <w:rPr>
              <w:noProof/>
              <w:color w:val="595959"/>
            </w:rPr>
            <w:drawing>
              <wp:inline distT="0" distB="0" distL="0" distR="0" wp14:anchorId="5062F9BF" wp14:editId="377DB9F0">
                <wp:extent cx="1760855" cy="382270"/>
                <wp:effectExtent l="0" t="0" r="10795" b="177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60855" cy="382270"/>
                        </a:xfrm>
                        <a:prstGeom prst="rect">
                          <a:avLst/>
                        </a:prstGeom>
                        <a:noFill/>
                        <a:ln>
                          <a:noFill/>
                        </a:ln>
                      </pic:spPr>
                    </pic:pic>
                  </a:graphicData>
                </a:graphic>
              </wp:inline>
            </w:drawing>
          </w:r>
        </w:p>
      </w:tc>
      <w:tc>
        <w:tcPr>
          <w:tcW w:w="4002" w:type="dxa"/>
          <w:tcBorders>
            <w:top w:val="threeDEmboss" w:sz="6" w:space="0" w:color="auto"/>
            <w:left w:val="nil"/>
            <w:bottom w:val="threeDEmboss" w:sz="6" w:space="0" w:color="auto"/>
            <w:right w:val="threeDEmboss" w:sz="6" w:space="0" w:color="auto"/>
          </w:tcBorders>
          <w:vAlign w:val="center"/>
        </w:tcPr>
        <w:p w14:paraId="7A241B6F" w14:textId="5D9BDFA8" w:rsidR="00041680" w:rsidRPr="00641F64" w:rsidRDefault="00641F64">
          <w:pPr>
            <w:jc w:val="center"/>
            <w:rPr>
              <w:rFonts w:ascii="Times New Roman" w:hAnsi="Times New Roman" w:cs="Times New Roman"/>
              <w:b/>
              <w:lang w:val="fr-FR"/>
            </w:rPr>
          </w:pPr>
          <w:r w:rsidRPr="00641F64">
            <w:rPr>
              <w:rFonts w:cs="Times New Roman"/>
              <w:b/>
              <w:sz w:val="32"/>
              <w:szCs w:val="32"/>
              <w:lang w:val="fr-FR"/>
            </w:rPr>
            <w:t>Spécification des opérations d’inspection des procédés</w:t>
          </w:r>
        </w:p>
      </w:tc>
      <w:tc>
        <w:tcPr>
          <w:tcW w:w="2835" w:type="dxa"/>
          <w:tcBorders>
            <w:top w:val="threeDEmboss" w:sz="6" w:space="0" w:color="auto"/>
            <w:left w:val="nil"/>
            <w:bottom w:val="threeDEmboss" w:sz="6" w:space="0" w:color="auto"/>
            <w:right w:val="threeDEmboss" w:sz="6" w:space="0" w:color="auto"/>
          </w:tcBorders>
          <w:vAlign w:val="center"/>
        </w:tcPr>
        <w:p w14:paraId="563D5CFF" w14:textId="1B5DDDB4" w:rsidR="00041680" w:rsidRDefault="00CB7BF4">
          <w:pPr>
            <w:spacing w:line="300" w:lineRule="exact"/>
            <w:rPr>
              <w:rFonts w:ascii="Times New Roman" w:eastAsia="SimSun" w:hAnsi="Times New Roman" w:cs="Times New Roman"/>
              <w:b/>
              <w:sz w:val="16"/>
              <w:szCs w:val="16"/>
            </w:rPr>
          </w:pPr>
          <w:r>
            <w:rPr>
              <w:rFonts w:ascii="Times New Roman" w:eastAsia="SimSun" w:hAnsi="Times New Roman" w:cs="Times New Roman"/>
              <w:b/>
              <w:sz w:val="16"/>
              <w:szCs w:val="16"/>
            </w:rPr>
            <w:t>D</w:t>
          </w:r>
          <w:r>
            <w:rPr>
              <w:rFonts w:ascii="Times New Roman" w:eastAsia="SimSun" w:hAnsi="Times New Roman" w:cs="Times New Roman"/>
              <w:b/>
              <w:sz w:val="16"/>
              <w:szCs w:val="16"/>
            </w:rPr>
            <w:t>oc</w:t>
          </w:r>
          <w:r>
            <w:rPr>
              <w:rFonts w:ascii="Times New Roman" w:eastAsia="SimSun" w:hAnsi="Times New Roman" w:cs="Times New Roman"/>
              <w:b/>
              <w:sz w:val="16"/>
              <w:szCs w:val="16"/>
            </w:rPr>
            <w:t xml:space="preserve"> N</w:t>
          </w:r>
          <w:r>
            <w:rPr>
              <w:rFonts w:ascii="Times New Roman" w:eastAsia="SimSun" w:hAnsi="Times New Roman" w:cs="Times New Roman"/>
              <w:b/>
              <w:sz w:val="16"/>
              <w:szCs w:val="16"/>
            </w:rPr>
            <w:t>o.</w:t>
          </w:r>
          <w:r>
            <w:rPr>
              <w:rFonts w:ascii="Times New Roman" w:eastAsia="SimSun" w:hAnsi="Times New Roman" w:cs="Times New Roman"/>
              <w:b/>
              <w:sz w:val="16"/>
              <w:szCs w:val="16"/>
            </w:rPr>
            <w:t>：</w:t>
          </w:r>
          <w:r>
            <w:rPr>
              <w:rFonts w:ascii="Times New Roman" w:eastAsia="SimSun" w:hAnsi="Times New Roman" w:cs="Times New Roman"/>
              <w:b/>
              <w:sz w:val="16"/>
              <w:szCs w:val="16"/>
            </w:rPr>
            <w:t>MYC</w:t>
          </w:r>
          <w:r w:rsidR="00641F64">
            <w:rPr>
              <w:rFonts w:ascii="Times New Roman" w:eastAsia="SimSun" w:hAnsi="Times New Roman" w:cs="Times New Roman"/>
              <w:b/>
              <w:sz w:val="16"/>
              <w:szCs w:val="16"/>
            </w:rPr>
            <w:t>TN</w:t>
          </w:r>
          <w:r>
            <w:rPr>
              <w:rFonts w:ascii="Times New Roman" w:eastAsia="SimSun" w:hAnsi="Times New Roman" w:cs="Times New Roman"/>
              <w:b/>
              <w:sz w:val="16"/>
              <w:szCs w:val="16"/>
            </w:rPr>
            <w:t>-</w:t>
          </w:r>
          <w:r>
            <w:rPr>
              <w:rFonts w:ascii="Times New Roman" w:eastAsia="SimSun" w:hAnsi="Times New Roman" w:cs="Times New Roman" w:hint="eastAsia"/>
              <w:b/>
              <w:sz w:val="16"/>
              <w:szCs w:val="16"/>
            </w:rPr>
            <w:t>WI</w:t>
          </w:r>
          <w:r>
            <w:rPr>
              <w:rFonts w:ascii="Times New Roman" w:eastAsia="SimSun" w:hAnsi="Times New Roman" w:cs="Times New Roman"/>
              <w:b/>
              <w:sz w:val="16"/>
              <w:szCs w:val="16"/>
            </w:rPr>
            <w:t>-Q</w:t>
          </w:r>
          <w:r>
            <w:rPr>
              <w:rFonts w:ascii="Times New Roman" w:eastAsia="SimSun" w:hAnsi="Times New Roman" w:cs="Times New Roman" w:hint="eastAsia"/>
              <w:b/>
              <w:sz w:val="16"/>
              <w:szCs w:val="16"/>
            </w:rPr>
            <w:t>D</w:t>
          </w:r>
          <w:r>
            <w:rPr>
              <w:rFonts w:ascii="Times New Roman" w:eastAsia="SimSun" w:hAnsi="Times New Roman" w:cs="Times New Roman"/>
              <w:b/>
              <w:sz w:val="16"/>
              <w:szCs w:val="16"/>
            </w:rPr>
            <w:t>-0</w:t>
          </w:r>
          <w:r>
            <w:rPr>
              <w:rFonts w:ascii="Times New Roman" w:eastAsia="SimSun" w:hAnsi="Times New Roman" w:cs="Times New Roman" w:hint="eastAsia"/>
              <w:b/>
              <w:sz w:val="16"/>
              <w:szCs w:val="16"/>
            </w:rPr>
            <w:t>03</w:t>
          </w:r>
        </w:p>
        <w:p w14:paraId="0B257D3B" w14:textId="5066A7B1" w:rsidR="00041680" w:rsidRDefault="00CB7BF4">
          <w:pPr>
            <w:spacing w:line="300" w:lineRule="exact"/>
            <w:rPr>
              <w:rFonts w:ascii="Times New Roman" w:eastAsia="SimSun" w:hAnsi="Times New Roman" w:cs="Times New Roman"/>
              <w:b/>
              <w:sz w:val="16"/>
              <w:szCs w:val="16"/>
            </w:rPr>
          </w:pPr>
          <w:r>
            <w:rPr>
              <w:rFonts w:ascii="Times New Roman" w:eastAsia="SimSun" w:hAnsi="Times New Roman" w:cs="Times New Roman" w:hint="eastAsia"/>
              <w:b/>
              <w:sz w:val="16"/>
              <w:szCs w:val="16"/>
            </w:rPr>
            <w:t>Edition</w:t>
          </w:r>
          <w:r>
            <w:rPr>
              <w:rFonts w:ascii="Times New Roman" w:eastAsia="SimSun" w:hAnsi="Times New Roman" w:cs="Times New Roman"/>
              <w:b/>
              <w:sz w:val="16"/>
              <w:szCs w:val="16"/>
            </w:rPr>
            <w:t>：</w:t>
          </w:r>
          <w:r w:rsidR="00641F64">
            <w:rPr>
              <w:rFonts w:ascii="Times New Roman" w:eastAsia="SimSun" w:hAnsi="Times New Roman" w:cs="Times New Roman"/>
              <w:b/>
              <w:sz w:val="16"/>
              <w:szCs w:val="16"/>
            </w:rPr>
            <w:t>V0</w:t>
          </w:r>
        </w:p>
        <w:p w14:paraId="3841E4B3" w14:textId="0A2A7A82" w:rsidR="00041680" w:rsidRDefault="00CB7BF4">
          <w:pPr>
            <w:spacing w:line="300" w:lineRule="exact"/>
            <w:rPr>
              <w:rFonts w:ascii="Times New Roman" w:eastAsia="SimSun" w:hAnsi="Times New Roman" w:cs="Times New Roman"/>
              <w:b/>
              <w:sz w:val="16"/>
              <w:szCs w:val="16"/>
            </w:rPr>
          </w:pPr>
          <w:r>
            <w:rPr>
              <w:rFonts w:ascii="Times New Roman" w:eastAsia="SimSun" w:hAnsi="Times New Roman" w:cs="Times New Roman"/>
              <w:b/>
              <w:sz w:val="16"/>
              <w:szCs w:val="16"/>
            </w:rPr>
            <w:t>I</w:t>
          </w:r>
          <w:r>
            <w:rPr>
              <w:rFonts w:ascii="Times New Roman" w:eastAsia="SimSun" w:hAnsi="Times New Roman" w:cs="Times New Roman"/>
              <w:b/>
              <w:sz w:val="16"/>
              <w:szCs w:val="16"/>
            </w:rPr>
            <w:t>ssue</w:t>
          </w:r>
          <w:r>
            <w:rPr>
              <w:rFonts w:ascii="Times New Roman" w:eastAsia="SimSun" w:hAnsi="Times New Roman" w:cs="Times New Roman"/>
              <w:b/>
              <w:sz w:val="16"/>
              <w:szCs w:val="16"/>
            </w:rPr>
            <w:t xml:space="preserve"> D</w:t>
          </w:r>
          <w:r>
            <w:rPr>
              <w:rFonts w:ascii="Times New Roman" w:eastAsia="SimSun" w:hAnsi="Times New Roman" w:cs="Times New Roman"/>
              <w:b/>
              <w:sz w:val="16"/>
              <w:szCs w:val="16"/>
            </w:rPr>
            <w:t>ate</w:t>
          </w:r>
          <w:r>
            <w:rPr>
              <w:rFonts w:ascii="Times New Roman" w:eastAsia="SimSun" w:hAnsi="Times New Roman" w:cs="Times New Roman"/>
              <w:b/>
              <w:sz w:val="16"/>
              <w:szCs w:val="16"/>
            </w:rPr>
            <w:t>：</w:t>
          </w:r>
          <w:r w:rsidR="00641F64">
            <w:rPr>
              <w:rFonts w:ascii="Times New Roman" w:eastAsia="SimSun" w:hAnsi="Times New Roman" w:cs="Times New Roman"/>
              <w:b/>
              <w:sz w:val="16"/>
              <w:szCs w:val="16"/>
            </w:rPr>
            <w:t>26/04/2026</w:t>
          </w:r>
        </w:p>
        <w:p w14:paraId="52EF7D92" w14:textId="1AAA8D98" w:rsidR="00041680" w:rsidRDefault="00041680">
          <w:pPr>
            <w:spacing w:line="300" w:lineRule="exact"/>
            <w:rPr>
              <w:rFonts w:ascii="Times New Roman" w:hAnsi="Times New Roman" w:cs="Times New Roman"/>
              <w:b/>
              <w:sz w:val="15"/>
            </w:rPr>
          </w:pPr>
        </w:p>
      </w:tc>
    </w:tr>
  </w:tbl>
  <w:p w14:paraId="4D8C6DFD" w14:textId="77777777" w:rsidR="00041680" w:rsidRDefault="0004168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FAD441"/>
    <w:multiLevelType w:val="multilevel"/>
    <w:tmpl w:val="6CFAD441"/>
    <w:lvl w:ilvl="0">
      <w:start w:val="1"/>
      <w:numFmt w:val="decimal"/>
      <w:suff w:val="space"/>
      <w:lvlText w:val="%1."/>
      <w:lvlJc w:val="left"/>
      <w:pPr>
        <w:ind w:left="425" w:hanging="425"/>
      </w:pPr>
      <w:rPr>
        <w:rFonts w:hint="default"/>
        <w:b/>
        <w:bCs/>
        <w:i w:val="0"/>
        <w:sz w:val="24"/>
        <w:szCs w:val="24"/>
      </w:rPr>
    </w:lvl>
    <w:lvl w:ilvl="1">
      <w:start w:val="1"/>
      <w:numFmt w:val="decimal"/>
      <w:suff w:val="space"/>
      <w:lvlText w:val="%1.%2"/>
      <w:lvlJc w:val="left"/>
      <w:pPr>
        <w:ind w:left="551" w:hanging="341"/>
      </w:pPr>
      <w:rPr>
        <w:rFonts w:hint="eastAsia"/>
        <w:b w:val="0"/>
        <w:i w:val="0"/>
      </w:rPr>
    </w:lvl>
    <w:lvl w:ilvl="2">
      <w:start w:val="1"/>
      <w:numFmt w:val="decimal"/>
      <w:suff w:val="space"/>
      <w:lvlText w:val="%1.%2.%3"/>
      <w:lvlJc w:val="left"/>
      <w:pPr>
        <w:ind w:left="1101" w:hanging="681"/>
      </w:pPr>
      <w:rPr>
        <w:rFonts w:hint="eastAsia"/>
        <w:b w:val="0"/>
        <w:i w:val="0"/>
      </w:rPr>
    </w:lvl>
    <w:lvl w:ilvl="3">
      <w:start w:val="1"/>
      <w:numFmt w:val="upperLetter"/>
      <w:suff w:val="space"/>
      <w:lvlText w:val="%4"/>
      <w:lvlJc w:val="left"/>
      <w:pPr>
        <w:ind w:left="1010" w:hanging="170"/>
      </w:pPr>
      <w:rPr>
        <w:rFonts w:hint="eastAsia"/>
        <w:b w:val="0"/>
        <w:i w:val="0"/>
      </w:rPr>
    </w:lvl>
    <w:lvl w:ilvl="4">
      <w:start w:val="1"/>
      <w:numFmt w:val="decimal"/>
      <w:suff w:val="space"/>
      <w:lvlText w:val="%5"/>
      <w:lvlJc w:val="left"/>
      <w:pPr>
        <w:ind w:left="1277" w:hanging="227"/>
      </w:pPr>
      <w:rPr>
        <w:rFonts w:hint="eastAsia"/>
        <w:b w:val="0"/>
        <w:i w:val="0"/>
        <w:color w:val="000000"/>
      </w:rPr>
    </w:lvl>
    <w:lvl w:ilvl="5">
      <w:start w:val="1"/>
      <w:numFmt w:val="lowerLetter"/>
      <w:lvlText w:val="%6"/>
      <w:lvlJc w:val="left"/>
      <w:pPr>
        <w:tabs>
          <w:tab w:val="left" w:pos="2381"/>
        </w:tabs>
        <w:ind w:left="1686" w:hanging="426"/>
      </w:pPr>
      <w:rPr>
        <w:rFonts w:hint="eastAsia"/>
        <w:b w:val="0"/>
        <w:i w:val="0"/>
        <w:color w:val="000000"/>
      </w:rPr>
    </w:lvl>
    <w:lvl w:ilvl="6">
      <w:start w:val="1"/>
      <w:numFmt w:val="lowerRoman"/>
      <w:lvlText w:val="%7"/>
      <w:lvlJc w:val="left"/>
      <w:pPr>
        <w:tabs>
          <w:tab w:val="left" w:pos="2835"/>
        </w:tabs>
        <w:ind w:left="2835" w:hanging="284"/>
      </w:pPr>
      <w:rPr>
        <w:rFonts w:hint="eastAsia"/>
        <w:b w:val="0"/>
        <w:i w:val="0"/>
        <w:color w:val="000000"/>
        <w:u w:val="none"/>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num w:numId="1" w16cid:durableId="695889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Y0NDI1MWYxYmFhMTZlMjExYzNhMDQxYTg1N2I2YjEifQ=="/>
    <w:docVar w:name="KSO_WPS_MARK_KEY" w:val="2d6f1c71-c1db-41b1-8019-e73244d8a8f2"/>
  </w:docVars>
  <w:rsids>
    <w:rsidRoot w:val="07213B7F"/>
    <w:rsid w:val="00041680"/>
    <w:rsid w:val="002B77AA"/>
    <w:rsid w:val="00641F64"/>
    <w:rsid w:val="00CB7BF4"/>
    <w:rsid w:val="00E21FFD"/>
    <w:rsid w:val="011668E8"/>
    <w:rsid w:val="01F40F97"/>
    <w:rsid w:val="02152903"/>
    <w:rsid w:val="02614AEE"/>
    <w:rsid w:val="02F8416A"/>
    <w:rsid w:val="04336772"/>
    <w:rsid w:val="043E5F2F"/>
    <w:rsid w:val="04510922"/>
    <w:rsid w:val="05456EA5"/>
    <w:rsid w:val="058A59DC"/>
    <w:rsid w:val="05F20F13"/>
    <w:rsid w:val="063E55F4"/>
    <w:rsid w:val="065B5477"/>
    <w:rsid w:val="06F607A0"/>
    <w:rsid w:val="07213B7F"/>
    <w:rsid w:val="079C0106"/>
    <w:rsid w:val="07FA342C"/>
    <w:rsid w:val="08323F03"/>
    <w:rsid w:val="084E23D6"/>
    <w:rsid w:val="08624EAC"/>
    <w:rsid w:val="093368E1"/>
    <w:rsid w:val="09534F5C"/>
    <w:rsid w:val="0A4F08F3"/>
    <w:rsid w:val="0A8B7A81"/>
    <w:rsid w:val="0AFF2B14"/>
    <w:rsid w:val="0BDC343D"/>
    <w:rsid w:val="0C197539"/>
    <w:rsid w:val="0E8141B9"/>
    <w:rsid w:val="0F05272A"/>
    <w:rsid w:val="0F130A51"/>
    <w:rsid w:val="0F655282"/>
    <w:rsid w:val="104B46B9"/>
    <w:rsid w:val="105772C0"/>
    <w:rsid w:val="109D70D2"/>
    <w:rsid w:val="10E84498"/>
    <w:rsid w:val="116577BB"/>
    <w:rsid w:val="11CD2D4F"/>
    <w:rsid w:val="11DA6DC2"/>
    <w:rsid w:val="11E3678F"/>
    <w:rsid w:val="1202500A"/>
    <w:rsid w:val="124C071C"/>
    <w:rsid w:val="126D5D12"/>
    <w:rsid w:val="12E52349"/>
    <w:rsid w:val="14A67B88"/>
    <w:rsid w:val="169528F0"/>
    <w:rsid w:val="16A16DEE"/>
    <w:rsid w:val="17C5175C"/>
    <w:rsid w:val="18151BFD"/>
    <w:rsid w:val="182A5A0D"/>
    <w:rsid w:val="18577845"/>
    <w:rsid w:val="186A07EB"/>
    <w:rsid w:val="18C262FB"/>
    <w:rsid w:val="19C851FE"/>
    <w:rsid w:val="19DC4392"/>
    <w:rsid w:val="1A6D0A78"/>
    <w:rsid w:val="1B040045"/>
    <w:rsid w:val="1B1D458D"/>
    <w:rsid w:val="1B5012D4"/>
    <w:rsid w:val="1C073A16"/>
    <w:rsid w:val="1C2E2D6F"/>
    <w:rsid w:val="1C486579"/>
    <w:rsid w:val="1CB82E26"/>
    <w:rsid w:val="1D3B6E19"/>
    <w:rsid w:val="1D5639C1"/>
    <w:rsid w:val="1DF10295"/>
    <w:rsid w:val="1E0A097F"/>
    <w:rsid w:val="1F1C3BAF"/>
    <w:rsid w:val="1F1E4577"/>
    <w:rsid w:val="1F6840BB"/>
    <w:rsid w:val="20657105"/>
    <w:rsid w:val="2065795F"/>
    <w:rsid w:val="207A7FDB"/>
    <w:rsid w:val="208E6B45"/>
    <w:rsid w:val="21CD1A96"/>
    <w:rsid w:val="231E00DC"/>
    <w:rsid w:val="23264FFC"/>
    <w:rsid w:val="23682D67"/>
    <w:rsid w:val="23FF584D"/>
    <w:rsid w:val="24431BDE"/>
    <w:rsid w:val="2455177F"/>
    <w:rsid w:val="253A24BC"/>
    <w:rsid w:val="25D47A55"/>
    <w:rsid w:val="26761791"/>
    <w:rsid w:val="26B71E02"/>
    <w:rsid w:val="273A4431"/>
    <w:rsid w:val="275379F5"/>
    <w:rsid w:val="280726EC"/>
    <w:rsid w:val="28CC03F4"/>
    <w:rsid w:val="28D50C8B"/>
    <w:rsid w:val="28DE75C5"/>
    <w:rsid w:val="29092514"/>
    <w:rsid w:val="291A2929"/>
    <w:rsid w:val="29315A36"/>
    <w:rsid w:val="2A4C6CFC"/>
    <w:rsid w:val="2A7F3E88"/>
    <w:rsid w:val="2AF7727E"/>
    <w:rsid w:val="2B256FD7"/>
    <w:rsid w:val="2B4C1CD4"/>
    <w:rsid w:val="2C1E5307"/>
    <w:rsid w:val="2C8F5C4B"/>
    <w:rsid w:val="2CA02D7C"/>
    <w:rsid w:val="2D4D587B"/>
    <w:rsid w:val="2D652A16"/>
    <w:rsid w:val="2DB46DB7"/>
    <w:rsid w:val="2DE53247"/>
    <w:rsid w:val="2DF120A2"/>
    <w:rsid w:val="2E3C71ED"/>
    <w:rsid w:val="2E4531B0"/>
    <w:rsid w:val="2E94420C"/>
    <w:rsid w:val="2F4B4CA0"/>
    <w:rsid w:val="30F92C11"/>
    <w:rsid w:val="32A3397A"/>
    <w:rsid w:val="339768B3"/>
    <w:rsid w:val="33BE302F"/>
    <w:rsid w:val="340C7E8F"/>
    <w:rsid w:val="341A4C93"/>
    <w:rsid w:val="347C2AFF"/>
    <w:rsid w:val="34EC237C"/>
    <w:rsid w:val="35DE0022"/>
    <w:rsid w:val="36213A65"/>
    <w:rsid w:val="365F5A93"/>
    <w:rsid w:val="37161CE8"/>
    <w:rsid w:val="37397FA0"/>
    <w:rsid w:val="37CD0CC8"/>
    <w:rsid w:val="39136C3C"/>
    <w:rsid w:val="3941225B"/>
    <w:rsid w:val="395B1325"/>
    <w:rsid w:val="3A2B468D"/>
    <w:rsid w:val="3A843E82"/>
    <w:rsid w:val="3AC0590C"/>
    <w:rsid w:val="3B5C63A8"/>
    <w:rsid w:val="3BC82DE4"/>
    <w:rsid w:val="3C3E4701"/>
    <w:rsid w:val="3C7D05BB"/>
    <w:rsid w:val="3CBC6E31"/>
    <w:rsid w:val="3D6A3FDF"/>
    <w:rsid w:val="3DE5602A"/>
    <w:rsid w:val="3E6B3DB3"/>
    <w:rsid w:val="3F2A00C6"/>
    <w:rsid w:val="3FD14A73"/>
    <w:rsid w:val="41EF583C"/>
    <w:rsid w:val="42217FC6"/>
    <w:rsid w:val="427D66D0"/>
    <w:rsid w:val="42AB47E8"/>
    <w:rsid w:val="42C71F80"/>
    <w:rsid w:val="430729DB"/>
    <w:rsid w:val="43601D78"/>
    <w:rsid w:val="43785521"/>
    <w:rsid w:val="43D0406E"/>
    <w:rsid w:val="44472BCC"/>
    <w:rsid w:val="44941C56"/>
    <w:rsid w:val="456926CF"/>
    <w:rsid w:val="45F56C78"/>
    <w:rsid w:val="46A002DC"/>
    <w:rsid w:val="46C23BEB"/>
    <w:rsid w:val="46C87FF5"/>
    <w:rsid w:val="46EF103D"/>
    <w:rsid w:val="47157EE9"/>
    <w:rsid w:val="475B7C24"/>
    <w:rsid w:val="47CB72B4"/>
    <w:rsid w:val="48607A87"/>
    <w:rsid w:val="488E1DA2"/>
    <w:rsid w:val="48C46E8F"/>
    <w:rsid w:val="48E51FD0"/>
    <w:rsid w:val="48E534F7"/>
    <w:rsid w:val="4A44405C"/>
    <w:rsid w:val="4A9541A0"/>
    <w:rsid w:val="4AC93A45"/>
    <w:rsid w:val="4AD31B4F"/>
    <w:rsid w:val="4B0B0914"/>
    <w:rsid w:val="4C634189"/>
    <w:rsid w:val="4C9D2C40"/>
    <w:rsid w:val="4CC212EB"/>
    <w:rsid w:val="4CC267FE"/>
    <w:rsid w:val="4CD847E8"/>
    <w:rsid w:val="4D1268A4"/>
    <w:rsid w:val="4D150BAE"/>
    <w:rsid w:val="4D2C2695"/>
    <w:rsid w:val="4DEE1831"/>
    <w:rsid w:val="4FE6773D"/>
    <w:rsid w:val="500A7137"/>
    <w:rsid w:val="50BD74D5"/>
    <w:rsid w:val="50C45DE5"/>
    <w:rsid w:val="513E53CF"/>
    <w:rsid w:val="51AB6665"/>
    <w:rsid w:val="51B318A1"/>
    <w:rsid w:val="51FB0A14"/>
    <w:rsid w:val="52304B32"/>
    <w:rsid w:val="525265DA"/>
    <w:rsid w:val="52C04894"/>
    <w:rsid w:val="538433F7"/>
    <w:rsid w:val="540A50B5"/>
    <w:rsid w:val="545558AF"/>
    <w:rsid w:val="54644903"/>
    <w:rsid w:val="546A1BF3"/>
    <w:rsid w:val="54EF1A70"/>
    <w:rsid w:val="558D2C50"/>
    <w:rsid w:val="55ED30A2"/>
    <w:rsid w:val="56B85264"/>
    <w:rsid w:val="56D5635E"/>
    <w:rsid w:val="56E322E1"/>
    <w:rsid w:val="57D52571"/>
    <w:rsid w:val="58215A7F"/>
    <w:rsid w:val="58796215"/>
    <w:rsid w:val="58DD3F5F"/>
    <w:rsid w:val="593258E5"/>
    <w:rsid w:val="595911DC"/>
    <w:rsid w:val="597B49E5"/>
    <w:rsid w:val="5A2A3236"/>
    <w:rsid w:val="5A9936BD"/>
    <w:rsid w:val="5B03732D"/>
    <w:rsid w:val="5B4277FF"/>
    <w:rsid w:val="5C5C1BC6"/>
    <w:rsid w:val="5CB36BF9"/>
    <w:rsid w:val="5CF5703C"/>
    <w:rsid w:val="5D2C5DC2"/>
    <w:rsid w:val="5D4B5084"/>
    <w:rsid w:val="5D6879E4"/>
    <w:rsid w:val="5DAD140F"/>
    <w:rsid w:val="5E9F05E7"/>
    <w:rsid w:val="5F104FEE"/>
    <w:rsid w:val="5F95267B"/>
    <w:rsid w:val="60327EB4"/>
    <w:rsid w:val="60687E17"/>
    <w:rsid w:val="607C557C"/>
    <w:rsid w:val="60866BE6"/>
    <w:rsid w:val="6165483B"/>
    <w:rsid w:val="61A82AA5"/>
    <w:rsid w:val="62AB76C4"/>
    <w:rsid w:val="630648AF"/>
    <w:rsid w:val="6384309D"/>
    <w:rsid w:val="642D4B84"/>
    <w:rsid w:val="64B11726"/>
    <w:rsid w:val="65A15A8C"/>
    <w:rsid w:val="65EB4FB9"/>
    <w:rsid w:val="65F028BA"/>
    <w:rsid w:val="6636704E"/>
    <w:rsid w:val="66A12B61"/>
    <w:rsid w:val="66E63CDF"/>
    <w:rsid w:val="6707629E"/>
    <w:rsid w:val="696F5005"/>
    <w:rsid w:val="69CC3195"/>
    <w:rsid w:val="6A4F35BD"/>
    <w:rsid w:val="6AD83B13"/>
    <w:rsid w:val="6B0066F9"/>
    <w:rsid w:val="6B225676"/>
    <w:rsid w:val="6B6D177C"/>
    <w:rsid w:val="6BC0045F"/>
    <w:rsid w:val="6BFE7301"/>
    <w:rsid w:val="6C7F08A6"/>
    <w:rsid w:val="6D0E6C67"/>
    <w:rsid w:val="6DA1499C"/>
    <w:rsid w:val="6DE0055B"/>
    <w:rsid w:val="6DEA4762"/>
    <w:rsid w:val="6E282122"/>
    <w:rsid w:val="6E934195"/>
    <w:rsid w:val="6F54000B"/>
    <w:rsid w:val="6F762F2D"/>
    <w:rsid w:val="6FC52F7C"/>
    <w:rsid w:val="6FE16B76"/>
    <w:rsid w:val="7008118F"/>
    <w:rsid w:val="703674CE"/>
    <w:rsid w:val="70A71CF7"/>
    <w:rsid w:val="71FE5DBE"/>
    <w:rsid w:val="72124434"/>
    <w:rsid w:val="721C4BAF"/>
    <w:rsid w:val="72382633"/>
    <w:rsid w:val="726F563C"/>
    <w:rsid w:val="730E6715"/>
    <w:rsid w:val="731A68FA"/>
    <w:rsid w:val="7462590D"/>
    <w:rsid w:val="747A75DE"/>
    <w:rsid w:val="74804E33"/>
    <w:rsid w:val="74EF0AAD"/>
    <w:rsid w:val="75185042"/>
    <w:rsid w:val="75C53EC8"/>
    <w:rsid w:val="75EB6116"/>
    <w:rsid w:val="75FF4CBA"/>
    <w:rsid w:val="76875AEF"/>
    <w:rsid w:val="77016246"/>
    <w:rsid w:val="771521A8"/>
    <w:rsid w:val="773654F1"/>
    <w:rsid w:val="773A73E7"/>
    <w:rsid w:val="775F033C"/>
    <w:rsid w:val="788C2381"/>
    <w:rsid w:val="7914672B"/>
    <w:rsid w:val="796A173D"/>
    <w:rsid w:val="7B6C2385"/>
    <w:rsid w:val="7C6158D2"/>
    <w:rsid w:val="7CD8767F"/>
    <w:rsid w:val="7E1103C1"/>
    <w:rsid w:val="7E5A3742"/>
    <w:rsid w:val="7E8D2AAF"/>
    <w:rsid w:val="7F092185"/>
    <w:rsid w:val="7F7A7E31"/>
    <w:rsid w:val="7FA27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6120B8F"/>
  <w15:docId w15:val="{D7AF26F6-133C-447B-A3D1-C47CAF07D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fr-TN" w:eastAsia="fr-T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Body Text Indent 2"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rPr>
  </w:style>
  <w:style w:type="paragraph" w:styleId="Titre1">
    <w:name w:val="heading 1"/>
    <w:basedOn w:val="Normal"/>
    <w:next w:val="Normal"/>
    <w:qFormat/>
    <w:pPr>
      <w:keepNext/>
      <w:jc w:val="center"/>
      <w:outlineLvl w:val="0"/>
    </w:pPr>
    <w:rPr>
      <w:rFonts w:ascii="文鼎细仿宋繁" w:eastAsia="文鼎细仿宋繁"/>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normal">
    <w:name w:val="Normal Indent"/>
    <w:basedOn w:val="Normal"/>
    <w:qFormat/>
    <w:pPr>
      <w:ind w:firstLine="420"/>
    </w:pPr>
  </w:style>
  <w:style w:type="paragraph" w:styleId="Textebrut">
    <w:name w:val="Plain Text"/>
    <w:basedOn w:val="Normal"/>
    <w:qFormat/>
    <w:rPr>
      <w:rFonts w:ascii="SimSun" w:hAnsi="Courier New" w:cs="PMingLiU"/>
      <w:szCs w:val="21"/>
    </w:rPr>
  </w:style>
  <w:style w:type="paragraph" w:styleId="Retraitcorpsdetexte2">
    <w:name w:val="Body Text Indent 2"/>
    <w:basedOn w:val="Normal"/>
    <w:qFormat/>
    <w:pPr>
      <w:spacing w:after="120" w:line="480" w:lineRule="auto"/>
      <w:ind w:leftChars="200" w:left="480"/>
    </w:pPr>
  </w:style>
  <w:style w:type="paragraph" w:styleId="Pieddepage">
    <w:name w:val="footer"/>
    <w:basedOn w:val="Normal"/>
    <w:qFormat/>
    <w:pPr>
      <w:tabs>
        <w:tab w:val="center" w:pos="4153"/>
        <w:tab w:val="right" w:pos="8306"/>
      </w:tabs>
      <w:snapToGrid w:val="0"/>
      <w:jc w:val="left"/>
    </w:pPr>
    <w:rPr>
      <w:sz w:val="18"/>
    </w:rPr>
  </w:style>
  <w:style w:type="paragraph" w:styleId="En-tte">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qFormat/>
    <w:rPr>
      <w:sz w:val="24"/>
    </w:rPr>
  </w:style>
  <w:style w:type="table" w:styleId="Grilledutableau">
    <w:name w:val="Table Grid"/>
    <w:basedOn w:val="Tableau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qFormat/>
    <w:rPr>
      <w:b/>
    </w:rPr>
  </w:style>
  <w:style w:type="character" w:styleId="Numrodepage">
    <w:name w:val="page number"/>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cid:image001.jpg@01DCDCFE.AE72B830" TargetMode="External"/></Relationships>
</file>

<file path=word/_rels/header1.xml.rels><?xml version="1.0" encoding="UTF-8" standalone="yes"?>
<Relationships xmlns="http://schemas.openxmlformats.org/package/2006/relationships"><Relationship Id="rId2" Type="http://schemas.openxmlformats.org/officeDocument/2006/relationships/image" Target="cid:image001.jpg@01DCDCFE.AE72B830" TargetMode="External"/><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Pages>
  <Words>2351</Words>
  <Characters>13407</Characters>
  <Application>Microsoft Office Word</Application>
  <DocSecurity>0</DocSecurity>
  <Lines>111</Lines>
  <Paragraphs>31</Paragraphs>
  <ScaleCrop>false</ScaleCrop>
  <Company/>
  <LinksUpToDate>false</LinksUpToDate>
  <CharactersWithSpaces>15727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Naoures Zaag</cp:lastModifiedBy>
  <cp:revision>3</cp:revision>
  <dcterms:created xsi:type="dcterms:W3CDTF">2022-08-07T06:42:00Z</dcterms:created>
  <dcterms:modified xsi:type="dcterms:W3CDTF">2026-05-05T20:37:00Z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203A27D2375D41D09F0C037D8B6F27C1_13</vt:lpwstr>
  </property>
  <property fmtid="{D5CDD505-2E9C-101B-9397-08002B2CF9AE}" pid="4" name="KSOTemplateDocerSaveRecord">
    <vt:lpwstr>eyJoZGlkIjoiYjA3YWNhNWUxZDM0ZDg1YzI3Y2IwZmQ5ZmZlOGM3OGUiLCJ1c2VySWQiOiIxMDMwNTA5MTE0In0=</vt:lpwstr>
  </property>
</Properties>
</file>